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B58EA">
      <w:pPr>
        <w:adjustRightInd w:val="0"/>
        <w:spacing w:line="560" w:lineRule="exact"/>
        <w:jc w:val="center"/>
        <w:textAlignment w:val="baseline"/>
        <w:rPr>
          <w:rFonts w:hint="default" w:ascii="Times New Roman" w:hAnsi="Times New Roman" w:cs="Times New Roman" w:eastAsiaTheme="majorEastAsia"/>
          <w:b/>
          <w:bCs/>
          <w:kern w:val="0"/>
          <w:sz w:val="44"/>
          <w:szCs w:val="44"/>
          <w:highlight w:val="none"/>
        </w:rPr>
      </w:pPr>
      <w:r>
        <w:rPr>
          <w:rFonts w:hint="default" w:ascii="Times New Roman" w:hAnsi="Times New Roman" w:cs="Times New Roman" w:eastAsiaTheme="majorEastAsia"/>
          <w:b/>
          <w:bCs/>
          <w:kern w:val="0"/>
          <w:sz w:val="44"/>
          <w:szCs w:val="44"/>
          <w:highlight w:val="none"/>
        </w:rPr>
        <w:t>关于在线营销服务中心2025-2026年智算资源服务采购框架项目</w:t>
      </w:r>
      <w:r>
        <w:rPr>
          <w:rFonts w:hint="default" w:ascii="Times New Roman" w:hAnsi="Times New Roman" w:cs="Times New Roman" w:eastAsiaTheme="majorEastAsia"/>
          <w:b/>
          <w:bCs/>
          <w:kern w:val="0"/>
          <w:sz w:val="44"/>
          <w:szCs w:val="44"/>
          <w:highlight w:val="none"/>
          <w:lang w:val="en-US" w:eastAsia="zh-CN"/>
        </w:rPr>
        <w:t>采购需求的</w:t>
      </w:r>
      <w:r>
        <w:rPr>
          <w:rFonts w:hint="default" w:ascii="Times New Roman" w:hAnsi="Times New Roman" w:cs="Times New Roman" w:eastAsiaTheme="majorEastAsia"/>
          <w:b/>
          <w:bCs/>
          <w:kern w:val="0"/>
          <w:sz w:val="44"/>
          <w:szCs w:val="44"/>
          <w:highlight w:val="none"/>
        </w:rPr>
        <w:t>请示</w:t>
      </w:r>
    </w:p>
    <w:p w14:paraId="45BE21F0">
      <w:pPr>
        <w:snapToGrid w:val="0"/>
        <w:spacing w:line="360" w:lineRule="auto"/>
        <w:ind w:right="-15"/>
        <w:jc w:val="center"/>
        <w:rPr>
          <w:rFonts w:hint="default" w:ascii="Times New Roman" w:hAnsi="Times New Roman" w:eastAsia="仿宋" w:cs="Times New Roman"/>
          <w:b/>
          <w:color w:val="000000"/>
          <w:sz w:val="28"/>
          <w:szCs w:val="28"/>
          <w:highlight w:val="none"/>
        </w:rPr>
      </w:pPr>
    </w:p>
    <w:p w14:paraId="12C274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right="-15"/>
        <w:jc w:val="left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</w:rPr>
      </w:pP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</w:rPr>
        <w:t>公司领导：</w:t>
      </w:r>
    </w:p>
    <w:p w14:paraId="3E05D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firstLine="643" w:firstLineChars="200"/>
        <w:jc w:val="left"/>
        <w:textAlignment w:val="auto"/>
        <w:rPr>
          <w:rFonts w:hint="default" w:ascii="Times New Roman" w:hAnsi="Times New Roman" w:eastAsia="黑体" w:cs="Times New Roman"/>
          <w:b/>
          <w:kern w:val="0"/>
          <w:sz w:val="32"/>
          <w:szCs w:val="32"/>
          <w:highlight w:val="none"/>
          <w:lang w:eastAsia="zh-CN"/>
        </w:rPr>
      </w:pPr>
      <w:r>
        <w:rPr>
          <w:rFonts w:hint="default" w:ascii="Times New Roman" w:hAnsi="Times New Roman" w:eastAsia="黑体" w:cs="Times New Roman"/>
          <w:b/>
          <w:kern w:val="0"/>
          <w:sz w:val="32"/>
          <w:szCs w:val="32"/>
          <w:highlight w:val="none"/>
        </w:rPr>
        <w:t>一、</w:t>
      </w:r>
      <w:r>
        <w:rPr>
          <w:rFonts w:hint="default" w:ascii="Times New Roman" w:hAnsi="Times New Roman" w:eastAsia="黑体" w:cs="Times New Roman"/>
          <w:b/>
          <w:kern w:val="0"/>
          <w:sz w:val="32"/>
          <w:szCs w:val="32"/>
          <w:highlight w:val="none"/>
          <w:lang w:val="en-US" w:eastAsia="zh-CN"/>
        </w:rPr>
        <w:t>项目背景</w:t>
      </w:r>
    </w:p>
    <w:p w14:paraId="03C23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</w:rPr>
      </w:pP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</w:rPr>
        <w:t>2024年10月，我中心通过《在线服务公司2024-2025年智算资源服务采购框架项目》采购了广东、浙江、内蒙古3个省公司的智算资源服务，目前已使用</w:t>
      </w:r>
      <w:r>
        <w:rPr>
          <w:rFonts w:hint="eastAsia" w:eastAsia="仿宋_GB2312" w:cs="Times New Roman"/>
          <w:kern w:val="0"/>
          <w:sz w:val="32"/>
          <w:szCs w:val="32"/>
          <w:highlight w:val="none"/>
          <w:lang w:val="en-US" w:eastAsia="zh-CN"/>
        </w:rPr>
        <w:t>912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</w:rPr>
        <w:t>张卡，</w:t>
      </w:r>
      <w:r>
        <w:rPr>
          <w:rFonts w:hint="eastAsia" w:eastAsia="仿宋_GB2312" w:cs="Times New Roman"/>
          <w:kern w:val="0"/>
          <w:sz w:val="32"/>
          <w:szCs w:val="32"/>
          <w:highlight w:val="none"/>
          <w:lang w:val="en-US" w:eastAsia="zh-CN"/>
        </w:rPr>
        <w:t>9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</w:rPr>
        <w:t>月份智算资源利用率达到5</w:t>
      </w:r>
      <w:r>
        <w:rPr>
          <w:rFonts w:hint="eastAsia" w:eastAsia="仿宋_GB2312" w:cs="Times New Roman"/>
          <w:kern w:val="0"/>
          <w:sz w:val="32"/>
          <w:szCs w:val="32"/>
          <w:highlight w:val="none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</w:rPr>
        <w:t>.</w:t>
      </w:r>
      <w:r>
        <w:rPr>
          <w:rFonts w:hint="eastAsia" w:eastAsia="仿宋_GB2312" w:cs="Times New Roman"/>
          <w:kern w:val="0"/>
          <w:sz w:val="32"/>
          <w:szCs w:val="32"/>
          <w:highlight w:val="none"/>
          <w:lang w:val="en-US" w:eastAsia="zh-CN"/>
        </w:rPr>
        <w:t>05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</w:rPr>
        <w:t>%，有效支撑了“灵犀”智能助理、客服大模型等“AI+”应用规模化推广。截止</w:t>
      </w:r>
      <w:r>
        <w:rPr>
          <w:rFonts w:hint="eastAsia" w:eastAsia="仿宋_GB2312" w:cs="Times New Roman"/>
          <w:kern w:val="0"/>
          <w:sz w:val="32"/>
          <w:szCs w:val="32"/>
          <w:highlight w:val="none"/>
          <w:lang w:val="en-US" w:eastAsia="zh-CN"/>
        </w:rPr>
        <w:t>9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</w:rPr>
        <w:t>月底，2025年智算资源成本已支出3</w:t>
      </w:r>
      <w:r>
        <w:rPr>
          <w:rFonts w:hint="eastAsia" w:eastAsia="仿宋_GB2312" w:cs="Times New Roman"/>
          <w:kern w:val="0"/>
          <w:sz w:val="32"/>
          <w:szCs w:val="32"/>
          <w:highlight w:val="none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</w:rPr>
        <w:t>7</w:t>
      </w:r>
      <w:r>
        <w:rPr>
          <w:rFonts w:hint="eastAsia" w:eastAsia="仿宋_GB2312" w:cs="Times New Roman"/>
          <w:kern w:val="0"/>
          <w:sz w:val="32"/>
          <w:szCs w:val="32"/>
          <w:highlight w:val="none"/>
          <w:lang w:val="en-US" w:eastAsia="zh-CN"/>
        </w:rPr>
        <w:t>8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</w:rPr>
        <w:t>.</w:t>
      </w:r>
      <w:r>
        <w:rPr>
          <w:rFonts w:hint="eastAsia" w:eastAsia="仿宋_GB2312" w:cs="Times New Roman"/>
          <w:kern w:val="0"/>
          <w:sz w:val="32"/>
          <w:szCs w:val="32"/>
          <w:highlight w:val="none"/>
          <w:lang w:val="en-US" w:eastAsia="zh-CN"/>
        </w:rPr>
        <w:t>72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</w:rPr>
        <w:t>万元，其中使用中心成本</w:t>
      </w:r>
      <w:r>
        <w:rPr>
          <w:rFonts w:hint="eastAsia" w:eastAsia="仿宋_GB2312" w:cs="Times New Roman"/>
          <w:kern w:val="0"/>
          <w:sz w:val="32"/>
          <w:szCs w:val="32"/>
          <w:highlight w:val="none"/>
          <w:lang w:val="en-US" w:eastAsia="zh-CN"/>
        </w:rPr>
        <w:t>1713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</w:rPr>
        <w:t>.</w:t>
      </w:r>
      <w:r>
        <w:rPr>
          <w:rFonts w:hint="eastAsia" w:eastAsia="仿宋_GB2312" w:cs="Times New Roman"/>
          <w:kern w:val="0"/>
          <w:sz w:val="32"/>
          <w:szCs w:val="32"/>
          <w:highlight w:val="none"/>
          <w:lang w:val="en-US" w:eastAsia="zh-CN"/>
        </w:rPr>
        <w:t>92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</w:rPr>
        <w:t>万元（在线服务公司</w:t>
      </w:r>
      <w:r>
        <w:rPr>
          <w:rFonts w:hint="eastAsia" w:eastAsia="仿宋_GB2312" w:cs="Times New Roman"/>
          <w:kern w:val="0"/>
          <w:sz w:val="32"/>
          <w:szCs w:val="32"/>
          <w:highlight w:val="none"/>
          <w:lang w:val="en-US" w:eastAsia="zh-CN"/>
        </w:rPr>
        <w:t>979.94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</w:rPr>
        <w:t>万元、销售分公司7</w:t>
      </w:r>
      <w:r>
        <w:rPr>
          <w:rFonts w:hint="eastAsia" w:eastAsia="仿宋_GB2312" w:cs="Times New Roman"/>
          <w:kern w:val="0"/>
          <w:sz w:val="32"/>
          <w:szCs w:val="32"/>
          <w:highlight w:val="none"/>
          <w:lang w:val="en-US" w:eastAsia="zh-CN"/>
        </w:rPr>
        <w:t>33.98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</w:rPr>
        <w:t>万元），使用集团补贴</w:t>
      </w:r>
      <w:r>
        <w:rPr>
          <w:rFonts w:hint="eastAsia" w:eastAsia="仿宋_GB2312" w:cs="Times New Roman"/>
          <w:kern w:val="0"/>
          <w:sz w:val="32"/>
          <w:szCs w:val="32"/>
          <w:highlight w:val="none"/>
          <w:lang w:val="en-US" w:eastAsia="zh-CN"/>
        </w:rPr>
        <w:t>1864.80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</w:rPr>
        <w:t>万元。按照当前资源规模预估，至2025年底，预计总成本将达</w:t>
      </w:r>
      <w:r>
        <w:rPr>
          <w:rFonts w:hint="eastAsia" w:eastAsia="仿宋_GB2312" w:cs="Times New Roman"/>
          <w:kern w:val="0"/>
          <w:sz w:val="32"/>
          <w:szCs w:val="32"/>
          <w:highlight w:val="none"/>
          <w:lang w:val="en-US" w:eastAsia="zh-CN"/>
        </w:rPr>
        <w:t>4676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</w:rPr>
        <w:t>.</w:t>
      </w:r>
      <w:r>
        <w:rPr>
          <w:rFonts w:hint="eastAsia" w:eastAsia="仿宋_GB2312" w:cs="Times New Roman"/>
          <w:kern w:val="0"/>
          <w:sz w:val="32"/>
          <w:szCs w:val="32"/>
          <w:highlight w:val="none"/>
          <w:lang w:val="en-US" w:eastAsia="zh-CN"/>
        </w:rPr>
        <w:t>67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</w:rPr>
        <w:t>万元，其中使用中心成本约2</w:t>
      </w:r>
      <w:r>
        <w:rPr>
          <w:rFonts w:hint="eastAsia" w:eastAsia="仿宋_GB2312" w:cs="Times New Roman"/>
          <w:kern w:val="0"/>
          <w:sz w:val="32"/>
          <w:szCs w:val="32"/>
          <w:highlight w:val="none"/>
          <w:lang w:val="en-US" w:eastAsia="zh-CN"/>
        </w:rPr>
        <w:t>1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</w:rPr>
        <w:t>9</w:t>
      </w:r>
      <w:r>
        <w:rPr>
          <w:rFonts w:hint="eastAsia" w:eastAsia="仿宋_GB2312" w:cs="Times New Roman"/>
          <w:kern w:val="0"/>
          <w:sz w:val="32"/>
          <w:szCs w:val="32"/>
          <w:highlight w:val="none"/>
          <w:lang w:val="en-US" w:eastAsia="zh-CN"/>
        </w:rPr>
        <w:t>0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</w:rPr>
        <w:t>.</w:t>
      </w:r>
      <w:r>
        <w:rPr>
          <w:rFonts w:hint="eastAsia" w:eastAsia="仿宋_GB2312" w:cs="Times New Roman"/>
          <w:kern w:val="0"/>
          <w:sz w:val="32"/>
          <w:szCs w:val="32"/>
          <w:highlight w:val="none"/>
          <w:lang w:val="en-US" w:eastAsia="zh-CN"/>
        </w:rPr>
        <w:t>27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</w:rPr>
        <w:t>万元（在线服务公司1</w:t>
      </w:r>
      <w:r>
        <w:rPr>
          <w:rFonts w:hint="eastAsia" w:eastAsia="仿宋_GB2312" w:cs="Times New Roman"/>
          <w:kern w:val="0"/>
          <w:sz w:val="32"/>
          <w:szCs w:val="32"/>
          <w:highlight w:val="none"/>
          <w:lang w:val="en-US" w:eastAsia="zh-CN"/>
        </w:rPr>
        <w:t>353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</w:rPr>
        <w:t>.</w:t>
      </w:r>
      <w:r>
        <w:rPr>
          <w:rFonts w:hint="eastAsia" w:eastAsia="仿宋_GB2312" w:cs="Times New Roman"/>
          <w:kern w:val="0"/>
          <w:sz w:val="32"/>
          <w:szCs w:val="32"/>
          <w:highlight w:val="none"/>
          <w:lang w:val="en-US" w:eastAsia="zh-CN"/>
        </w:rPr>
        <w:t>33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</w:rPr>
        <w:t>万元、销售分公司</w:t>
      </w:r>
      <w:r>
        <w:rPr>
          <w:rFonts w:hint="eastAsia" w:eastAsia="仿宋_GB2312" w:cs="Times New Roman"/>
          <w:kern w:val="0"/>
          <w:sz w:val="32"/>
          <w:szCs w:val="32"/>
          <w:highlight w:val="none"/>
          <w:lang w:val="en-US" w:eastAsia="zh-CN"/>
        </w:rPr>
        <w:t>836.94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</w:rPr>
        <w:t>万元），使用集团补贴约2486.40万元。</w:t>
      </w:r>
    </w:p>
    <w:p w14:paraId="14CA0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</w:rPr>
      </w:pP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</w:rPr>
        <w:t>由于该项目合同将于2025年底到期，为匹配中心“AI+”应用规模推广的智算供给需求，2025年5月中心审议通过的《关于在线中心2025-2026年智算资源需求和选址的请示》（中心总办纪〔2025〕28号），明确了中心智算节点选址范围及2025年四季度至2026年二季度智算资源需求规模（见附件7），为后续智算资源供给提供了指导依据。其中，根据2025年7月集团公司对加大自主可控算力使用的指导精神，原计划立项的《2025年低成本智算服务项目》（44台智算主机共352张低成本GPU卡）无法继续执行，特申请将其既定预算455.95万元用于国产化推理型智算资源采购。</w:t>
      </w:r>
    </w:p>
    <w:p w14:paraId="7D7A0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eastAsia="zh-CN"/>
        </w:rPr>
      </w:pP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</w:rPr>
        <w:t>基于此，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eastAsia="zh-CN"/>
        </w:rPr>
        <w:t>申请采购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</w:rPr>
        <w:t>在线营销服务中心2025-2026年智算资源服务采购框架项目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eastAsia="zh-CN"/>
        </w:rPr>
        <w:t>，保障“AI+”应用推广智算资源供给需求。</w:t>
      </w:r>
    </w:p>
    <w:p w14:paraId="18D34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val="en-US" w:eastAsia="zh-CN"/>
        </w:rPr>
        <w:t>2025年8月28日，已通过科创部组织的关于本项目的IT项目立项需求及技术规范书评审。根据《关于在线营销服务中心2025-2026年智算资源服务采购框架项目立项的请示》，</w:t>
      </w:r>
      <w:r>
        <w:rPr>
          <w:rFonts w:hint="eastAsia" w:ascii="Times New Roman" w:hAnsi="Times New Roman" w:eastAsia="仿宋_GB2312" w:cs="Times New Roman"/>
          <w:kern w:val="0"/>
          <w:sz w:val="32"/>
          <w:szCs w:val="32"/>
          <w:highlight w:val="none"/>
          <w:lang w:val="en-US" w:eastAsia="zh-CN"/>
        </w:rPr>
        <w:t>科创计划部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val="en-US" w:eastAsia="zh-CN"/>
        </w:rPr>
        <w:t>已批准立项。</w:t>
      </w:r>
    </w:p>
    <w:p w14:paraId="737D0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firstLine="643" w:firstLineChars="200"/>
        <w:jc w:val="left"/>
        <w:textAlignment w:val="auto"/>
        <w:rPr>
          <w:rFonts w:hint="default" w:ascii="Times New Roman" w:hAnsi="Times New Roman" w:eastAsia="黑体" w:cs="Times New Roman"/>
          <w:b/>
          <w:kern w:val="0"/>
          <w:sz w:val="32"/>
          <w:szCs w:val="32"/>
          <w:highlight w:val="none"/>
        </w:rPr>
      </w:pPr>
      <w:r>
        <w:rPr>
          <w:rFonts w:hint="default" w:ascii="Times New Roman" w:hAnsi="Times New Roman" w:eastAsia="黑体" w:cs="Times New Roman"/>
          <w:b/>
          <w:kern w:val="0"/>
          <w:sz w:val="32"/>
          <w:szCs w:val="32"/>
          <w:highlight w:val="none"/>
        </w:rPr>
        <w:t>二、需求部门与资金来源</w:t>
      </w:r>
    </w:p>
    <w:p w14:paraId="495F2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val="en-US" w:eastAsia="zh-CN"/>
        </w:rPr>
        <w:t>本项目需求部门为AI能力中心、云客服事业部（中移智捷），需求归口管理部门为平台运维中心。项目整体预算上限为不含税5,632.1万元（含税约为5,970.03万元），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val="en-US" w:eastAsia="zh"/>
        </w:rPr>
        <w:t>实际金额根据年度预算管控为准，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val="en-US" w:eastAsia="zh-CN"/>
        </w:rPr>
        <w:t>由需求单位按需下单和结算，下单前须经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val="en-US" w:eastAsia="zh"/>
        </w:rPr>
        <w:t>科创计划部（数智化部）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val="en-US" w:eastAsia="zh-CN"/>
        </w:rPr>
        <w:t>进行预算审核确认；由平台运维中心统筹负责资源发放支撑、运行监控等资源运营管理，推动智算资源合理、充分使用。各需求单位份额初步分配如下：</w:t>
      </w:r>
    </w:p>
    <w:tbl>
      <w:tblPr>
        <w:tblStyle w:val="6"/>
        <w:tblW w:w="8286" w:type="dxa"/>
        <w:tblInd w:w="9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1"/>
        <w:gridCol w:w="2746"/>
        <w:gridCol w:w="2839"/>
      </w:tblGrid>
      <w:tr w14:paraId="32681FB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701" w:type="dxa"/>
            <w:vMerge w:val="restart"/>
            <w:tcBorders>
              <w:tl2br w:val="nil"/>
              <w:tr2bl w:val="nil"/>
            </w:tcBorders>
            <w:shd w:val="clear" w:color="auto" w:fill="BEBEBE"/>
            <w:vAlign w:val="center"/>
          </w:tcPr>
          <w:p w14:paraId="5A5B5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合同主体</w:t>
            </w:r>
          </w:p>
        </w:tc>
        <w:tc>
          <w:tcPr>
            <w:tcW w:w="2746" w:type="dxa"/>
            <w:vMerge w:val="restart"/>
            <w:tcBorders>
              <w:tl2br w:val="nil"/>
              <w:tr2bl w:val="nil"/>
            </w:tcBorders>
            <w:shd w:val="clear" w:color="auto" w:fill="BEBEBE"/>
            <w:vAlign w:val="center"/>
          </w:tcPr>
          <w:p w14:paraId="37987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下单单位</w:t>
            </w:r>
          </w:p>
        </w:tc>
        <w:tc>
          <w:tcPr>
            <w:tcW w:w="2839" w:type="dxa"/>
            <w:vMerge w:val="restart"/>
            <w:tcBorders>
              <w:tl2br w:val="nil"/>
              <w:tr2bl w:val="nil"/>
            </w:tcBorders>
            <w:shd w:val="clear" w:color="auto" w:fill="BEBEBE"/>
            <w:vAlign w:val="center"/>
          </w:tcPr>
          <w:p w14:paraId="45241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预算金额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（万元，不含税）</w:t>
            </w:r>
          </w:p>
        </w:tc>
      </w:tr>
      <w:tr w14:paraId="377DFDC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701" w:type="dxa"/>
            <w:vMerge w:val="continue"/>
            <w:tcBorders>
              <w:tl2br w:val="nil"/>
              <w:tr2bl w:val="nil"/>
            </w:tcBorders>
            <w:shd w:val="clear" w:color="auto" w:fill="BEBEBE"/>
            <w:vAlign w:val="center"/>
          </w:tcPr>
          <w:p w14:paraId="0EC1C939">
            <w:pPr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2746" w:type="dxa"/>
            <w:vMerge w:val="continue"/>
            <w:tcBorders>
              <w:tl2br w:val="nil"/>
              <w:tr2bl w:val="nil"/>
            </w:tcBorders>
            <w:shd w:val="clear" w:color="auto" w:fill="BEBEBE"/>
            <w:vAlign w:val="center"/>
          </w:tcPr>
          <w:p w14:paraId="1B929AE3">
            <w:pPr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2839" w:type="dxa"/>
            <w:vMerge w:val="continue"/>
            <w:tcBorders>
              <w:tl2br w:val="nil"/>
              <w:tr2bl w:val="nil"/>
            </w:tcBorders>
            <w:shd w:val="clear" w:color="auto" w:fill="BEBEBE"/>
            <w:vAlign w:val="center"/>
          </w:tcPr>
          <w:p w14:paraId="0E004200">
            <w:pPr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</w:tr>
      <w:tr w14:paraId="08A8D96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70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DDDA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销售分公司</w:t>
            </w:r>
          </w:p>
        </w:tc>
        <w:tc>
          <w:tcPr>
            <w:tcW w:w="274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3578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Style w:val="14"/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 w:bidi="ar"/>
              </w:rPr>
              <w:t>AI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能力中心</w:t>
            </w:r>
          </w:p>
        </w:tc>
        <w:tc>
          <w:tcPr>
            <w:tcW w:w="283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EF2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lang w:val="en-US"/>
              </w:rPr>
            </w:pPr>
            <w:r>
              <w:rPr>
                <w:rFonts w:hint="eastAsia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1455.00</w:t>
            </w:r>
          </w:p>
        </w:tc>
      </w:tr>
      <w:tr w14:paraId="251FF7D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701" w:type="dxa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E06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在线服务公司</w:t>
            </w:r>
          </w:p>
        </w:tc>
        <w:tc>
          <w:tcPr>
            <w:tcW w:w="274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97E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Style w:val="14"/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 w:bidi="ar"/>
              </w:rPr>
              <w:t>AI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能力中心</w:t>
            </w:r>
          </w:p>
        </w:tc>
        <w:tc>
          <w:tcPr>
            <w:tcW w:w="283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87A9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3893.51</w:t>
            </w:r>
          </w:p>
          <w:p w14:paraId="41516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（支撑分中心预算821.61万元）</w:t>
            </w:r>
          </w:p>
        </w:tc>
      </w:tr>
      <w:tr w14:paraId="5D782E2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701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6E31DC8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274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061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lang w:eastAsia="zh-CN"/>
              </w:rPr>
              <w:t>中移智捷</w:t>
            </w:r>
          </w:p>
        </w:tc>
        <w:tc>
          <w:tcPr>
            <w:tcW w:w="28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19C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283.59</w:t>
            </w:r>
          </w:p>
        </w:tc>
      </w:tr>
    </w:tbl>
    <w:p w14:paraId="20C6F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0"/>
        <w:jc w:val="left"/>
        <w:textAlignment w:val="auto"/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val="en-US" w:eastAsia="zh-CN"/>
        </w:rPr>
        <w:t>项目资金来源如下：</w:t>
      </w:r>
    </w:p>
    <w:tbl>
      <w:tblPr>
        <w:tblStyle w:val="6"/>
        <w:tblW w:w="8286" w:type="dxa"/>
        <w:tblInd w:w="9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990"/>
        <w:gridCol w:w="1497"/>
        <w:gridCol w:w="1581"/>
        <w:gridCol w:w="1555"/>
        <w:gridCol w:w="1673"/>
      </w:tblGrid>
      <w:tr w14:paraId="65913ED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</w:trPr>
        <w:tc>
          <w:tcPr>
            <w:tcW w:w="99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5CF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采购规模预估</w:t>
            </w:r>
          </w:p>
        </w:tc>
        <w:tc>
          <w:tcPr>
            <w:tcW w:w="9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135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采购项目名称</w:t>
            </w:r>
          </w:p>
        </w:tc>
        <w:tc>
          <w:tcPr>
            <w:tcW w:w="307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8B7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在线服务公司2024-2025年智算资源服务采购框架项目</w:t>
            </w:r>
          </w:p>
        </w:tc>
        <w:tc>
          <w:tcPr>
            <w:tcW w:w="322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9BD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在线营销服务中心2025-2026年智算资源服务采购框架项目</w:t>
            </w:r>
          </w:p>
        </w:tc>
      </w:tr>
      <w:tr w14:paraId="2EDAF81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9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3E26DF">
            <w:pPr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9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072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金额</w:t>
            </w:r>
          </w:p>
        </w:tc>
        <w:tc>
          <w:tcPr>
            <w:tcW w:w="307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4A0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3491.67万元</w:t>
            </w:r>
          </w:p>
        </w:tc>
        <w:tc>
          <w:tcPr>
            <w:tcW w:w="322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DE3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5632.1万元</w:t>
            </w:r>
          </w:p>
        </w:tc>
      </w:tr>
      <w:tr w14:paraId="6912F83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99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695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资金来源</w:t>
            </w:r>
          </w:p>
        </w:tc>
        <w:tc>
          <w:tcPr>
            <w:tcW w:w="9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734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年度</w:t>
            </w:r>
          </w:p>
        </w:tc>
        <w:tc>
          <w:tcPr>
            <w:tcW w:w="149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611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2024年</w:t>
            </w:r>
          </w:p>
        </w:tc>
        <w:tc>
          <w:tcPr>
            <w:tcW w:w="15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AC8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2025年</w:t>
            </w:r>
          </w:p>
        </w:tc>
        <w:tc>
          <w:tcPr>
            <w:tcW w:w="15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E9E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2025年</w:t>
            </w:r>
          </w:p>
        </w:tc>
        <w:tc>
          <w:tcPr>
            <w:tcW w:w="167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CCB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2026年</w:t>
            </w:r>
          </w:p>
        </w:tc>
      </w:tr>
      <w:tr w14:paraId="67CB8C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99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BA6F19">
            <w:pPr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9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B38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C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预算项目名称</w:t>
            </w:r>
          </w:p>
        </w:tc>
        <w:tc>
          <w:tcPr>
            <w:tcW w:w="307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934AE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AI能力中心：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在线服务公司2024年大模型能力研发及应用推广支撑-GPU资源</w:t>
            </w:r>
          </w:p>
          <w:p w14:paraId="27DF6FE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基础能力中心：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在线服务公司2024-2025年智算资源服务采购框架（知识库智能采编文档解析服务模型部署用智算资源）</w:t>
            </w:r>
          </w:p>
          <w:p w14:paraId="776EAFC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平台运维中心：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在线服务公司2024-2025年智算资源服务采购框架项目</w:t>
            </w:r>
          </w:p>
        </w:tc>
        <w:tc>
          <w:tcPr>
            <w:tcW w:w="322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EB42B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仿宋_GB2312" w:cs="Times New Roman"/>
                <w:b w:val="0"/>
                <w:bCs/>
                <w:kern w:val="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AI能力中心：</w:t>
            </w:r>
            <w:r>
              <w:rPr>
                <w:rFonts w:hint="default" w:ascii="Times New Roman" w:hAnsi="Times New Roman" w:eastAsia="仿宋_GB2312" w:cs="Times New Roman"/>
                <w:b w:val="0"/>
                <w:bCs/>
                <w:kern w:val="0"/>
                <w:sz w:val="22"/>
                <w:szCs w:val="22"/>
                <w:highlight w:val="none"/>
                <w:lang w:val="en-US" w:eastAsia="zh-CN"/>
              </w:rPr>
              <w:t>在线服务公司2025年-2026年大模型能力研发及应用推广支撑-GPU资源、销售分公司2025年-2026年大模型能力研发及应用推广支撑-GPU资源</w:t>
            </w:r>
          </w:p>
          <w:p w14:paraId="123516C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中移智捷：</w:t>
            </w:r>
            <w:r>
              <w:rPr>
                <w:rFonts w:hint="default" w:ascii="Times New Roman" w:hAnsi="Times New Roman" w:eastAsia="仿宋_GB2312" w:cs="Times New Roman"/>
                <w:b w:val="0"/>
                <w:bCs/>
                <w:kern w:val="0"/>
                <w:sz w:val="22"/>
                <w:szCs w:val="22"/>
                <w:highlight w:val="none"/>
                <w:lang w:val="en-US" w:eastAsia="zh-CN"/>
              </w:rPr>
              <w:t>中移智捷2025-2026年智算资源服务采购框架项目</w:t>
            </w:r>
          </w:p>
        </w:tc>
      </w:tr>
      <w:tr w14:paraId="2009818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99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ABB0B0">
            <w:pPr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9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CF7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金额</w:t>
            </w:r>
          </w:p>
        </w:tc>
        <w:tc>
          <w:tcPr>
            <w:tcW w:w="149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B35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149.92万元</w:t>
            </w:r>
          </w:p>
        </w:tc>
        <w:tc>
          <w:tcPr>
            <w:tcW w:w="15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A5C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</w:t>
            </w:r>
            <w:r>
              <w:rPr>
                <w:rFonts w:hint="eastAsia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9</w:t>
            </w:r>
            <w:r>
              <w:rPr>
                <w:rFonts w:hint="eastAsia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.</w:t>
            </w:r>
            <w:r>
              <w:rPr>
                <w:rFonts w:hint="eastAsia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27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万元（预估到25年底）</w:t>
            </w:r>
          </w:p>
        </w:tc>
        <w:tc>
          <w:tcPr>
            <w:tcW w:w="15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B61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756.18万元</w:t>
            </w:r>
          </w:p>
        </w:tc>
        <w:tc>
          <w:tcPr>
            <w:tcW w:w="167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E1F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4875.92万元</w:t>
            </w:r>
          </w:p>
        </w:tc>
      </w:tr>
    </w:tbl>
    <w:p w14:paraId="1A85CCE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0"/>
        <w:jc w:val="left"/>
        <w:textAlignment w:val="auto"/>
        <w:rPr>
          <w:rFonts w:hint="default" w:ascii="Times New Roman" w:hAnsi="Times New Roman" w:eastAsia="仿宋_GB2312" w:cs="Times New Roman"/>
          <w:b/>
          <w:kern w:val="0"/>
          <w:sz w:val="22"/>
          <w:szCs w:val="2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kern w:val="0"/>
          <w:sz w:val="22"/>
          <w:szCs w:val="22"/>
          <w:highlight w:val="none"/>
          <w:lang w:val="en-US" w:eastAsia="zh-CN"/>
        </w:rPr>
        <w:t>备注：（1）</w:t>
      </w:r>
      <w:r>
        <w:rPr>
          <w:rFonts w:hint="default" w:ascii="Times New Roman" w:hAnsi="Times New Roman" w:eastAsia="仿宋_GB2312" w:cs="Times New Roman"/>
          <w:b/>
          <w:color w:val="C00000"/>
          <w:kern w:val="0"/>
          <w:sz w:val="22"/>
          <w:szCs w:val="22"/>
          <w:highlight w:val="none"/>
          <w:lang w:val="en-US" w:eastAsia="zh-CN"/>
        </w:rPr>
        <w:t>预算编号：</w:t>
      </w:r>
    </w:p>
    <w:p w14:paraId="4E31B4D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42" w:firstLineChars="200"/>
        <w:jc w:val="left"/>
        <w:textAlignment w:val="auto"/>
        <w:rPr>
          <w:rFonts w:hint="default" w:ascii="Times New Roman" w:hAnsi="Times New Roman" w:eastAsia="仿宋_GB2312" w:cs="Times New Roman"/>
          <w:b w:val="0"/>
          <w:bCs/>
          <w:kern w:val="0"/>
          <w:sz w:val="22"/>
          <w:szCs w:val="2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kern w:val="0"/>
          <w:sz w:val="22"/>
          <w:szCs w:val="22"/>
          <w:highlight w:val="none"/>
          <w:lang w:val="en-US" w:eastAsia="zh-CN"/>
        </w:rPr>
        <w:t>AI能力中心: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22"/>
          <w:szCs w:val="22"/>
          <w:highlight w:val="none"/>
          <w:lang w:val="en-US" w:eastAsia="zh-CN"/>
        </w:rPr>
        <w:t>1010SP25090162、1010SP25090164</w:t>
      </w:r>
    </w:p>
    <w:p w14:paraId="33D7403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42" w:firstLineChars="200"/>
        <w:jc w:val="left"/>
        <w:textAlignment w:val="auto"/>
        <w:rPr>
          <w:rFonts w:hint="default" w:ascii="Times New Roman" w:hAnsi="Times New Roman" w:cs="Times New Roman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kern w:val="0"/>
          <w:sz w:val="22"/>
          <w:szCs w:val="22"/>
          <w:highlight w:val="none"/>
          <w:lang w:val="en-US" w:eastAsia="zh-CN"/>
        </w:rPr>
        <w:t>中移智捷: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22"/>
          <w:szCs w:val="22"/>
          <w:highlight w:val="none"/>
          <w:lang w:val="en-US" w:eastAsia="zh-CN"/>
        </w:rPr>
        <w:t>8010SP25090003</w:t>
      </w:r>
    </w:p>
    <w:p w14:paraId="4CAA336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42" w:firstLineChars="200"/>
        <w:jc w:val="left"/>
        <w:textAlignment w:val="auto"/>
        <w:rPr>
          <w:rFonts w:hint="default" w:ascii="Times New Roman" w:hAnsi="Times New Roman" w:eastAsia="仿宋_GB2312" w:cs="Times New Roman"/>
          <w:b/>
          <w:kern w:val="0"/>
          <w:sz w:val="22"/>
          <w:szCs w:val="22"/>
          <w:highlight w:val="none"/>
          <w:shd w:val="clear" w:color="auto" w:fill="FFFFFF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color w:val="C00000"/>
          <w:kern w:val="0"/>
          <w:sz w:val="22"/>
          <w:szCs w:val="22"/>
          <w:highlight w:val="none"/>
          <w:shd w:val="clear" w:color="auto" w:fill="FFFFFF"/>
          <w:lang w:val="en-US" w:eastAsia="zh-CN"/>
        </w:rPr>
        <w:t>预算项目名称</w:t>
      </w:r>
      <w:r>
        <w:rPr>
          <w:rFonts w:hint="default" w:ascii="Times New Roman" w:hAnsi="Times New Roman" w:eastAsia="仿宋_GB2312" w:cs="Times New Roman"/>
          <w:b/>
          <w:kern w:val="0"/>
          <w:sz w:val="22"/>
          <w:szCs w:val="22"/>
          <w:highlight w:val="none"/>
          <w:shd w:val="clear" w:color="auto" w:fill="FFFFFF"/>
          <w:lang w:val="en-US" w:eastAsia="zh-CN"/>
        </w:rPr>
        <w:t>：</w:t>
      </w:r>
    </w:p>
    <w:p w14:paraId="55D018A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42" w:firstLineChars="200"/>
        <w:jc w:val="left"/>
        <w:textAlignment w:val="auto"/>
        <w:rPr>
          <w:rFonts w:hint="default" w:ascii="Times New Roman" w:hAnsi="Times New Roman" w:eastAsia="仿宋_GB2312" w:cs="Times New Roman"/>
          <w:b/>
          <w:kern w:val="0"/>
          <w:sz w:val="22"/>
          <w:szCs w:val="2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kern w:val="0"/>
          <w:sz w:val="22"/>
          <w:szCs w:val="22"/>
          <w:highlight w:val="none"/>
          <w:lang w:val="en-US" w:eastAsia="zh-CN"/>
        </w:rPr>
        <w:t>AI能力中心：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22"/>
          <w:szCs w:val="22"/>
          <w:highlight w:val="none"/>
          <w:shd w:val="clear" w:color="auto" w:fill="FFFFFF"/>
          <w:lang w:val="en-US" w:eastAsia="zh-CN"/>
        </w:rPr>
        <w:t>在线服务公司2025年-2026年大模型能力研发及应用推广支撑-GPU资源、销售分公司2025年-2026年大模型能力研发及应用推广支撑-GPU资源</w:t>
      </w:r>
    </w:p>
    <w:p w14:paraId="1AF2DE8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42" w:firstLineChars="200"/>
        <w:jc w:val="left"/>
        <w:textAlignment w:val="auto"/>
        <w:rPr>
          <w:rFonts w:hint="default" w:ascii="Times New Roman" w:hAnsi="Times New Roman" w:eastAsia="仿宋_GB2312" w:cs="Times New Roman"/>
          <w:b/>
          <w:kern w:val="0"/>
          <w:sz w:val="22"/>
          <w:szCs w:val="2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kern w:val="0"/>
          <w:sz w:val="22"/>
          <w:szCs w:val="22"/>
          <w:highlight w:val="none"/>
          <w:lang w:val="en-US" w:eastAsia="zh-CN"/>
        </w:rPr>
        <w:t>中移智捷: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22"/>
          <w:szCs w:val="22"/>
          <w:highlight w:val="none"/>
          <w:lang w:val="en-US" w:eastAsia="zh-CN"/>
        </w:rPr>
        <w:t>中移智捷2025-2026年智算资源服务采购框架项目</w:t>
      </w:r>
    </w:p>
    <w:p w14:paraId="19D8EFA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42" w:firstLineChars="200"/>
        <w:jc w:val="left"/>
        <w:textAlignment w:val="auto"/>
        <w:rPr>
          <w:rFonts w:hint="default" w:ascii="Times New Roman" w:hAnsi="Times New Roman" w:eastAsia="仿宋_GB2312" w:cs="Times New Roman"/>
          <w:b w:val="0"/>
          <w:bCs/>
          <w:kern w:val="0"/>
          <w:sz w:val="22"/>
          <w:szCs w:val="22"/>
          <w:highlight w:val="none"/>
          <w:shd w:val="clear" w:color="auto" w:fill="FFFFFF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kern w:val="0"/>
          <w:sz w:val="22"/>
          <w:szCs w:val="22"/>
          <w:highlight w:val="none"/>
          <w:shd w:val="clear" w:color="auto" w:fill="FFFFFF"/>
          <w:lang w:val="en-US" w:eastAsia="zh-CN"/>
        </w:rPr>
        <w:t>项目预算金额：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22"/>
          <w:szCs w:val="22"/>
          <w:highlight w:val="none"/>
          <w:shd w:val="clear" w:color="auto" w:fill="FFFFFF"/>
          <w:lang w:val="en-US" w:eastAsia="zh-CN"/>
        </w:rPr>
        <w:t>5632.1万元</w:t>
      </w:r>
    </w:p>
    <w:p w14:paraId="7E97AB0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42" w:firstLineChars="200"/>
        <w:jc w:val="left"/>
        <w:textAlignment w:val="auto"/>
        <w:rPr>
          <w:rFonts w:hint="default" w:ascii="Times New Roman" w:hAnsi="Times New Roman" w:eastAsia="仿宋_GB2312" w:cs="Times New Roman"/>
          <w:b/>
          <w:i/>
          <w:iCs/>
          <w:kern w:val="0"/>
          <w:sz w:val="22"/>
          <w:szCs w:val="22"/>
          <w:highlight w:val="none"/>
          <w:u w:val="single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kern w:val="0"/>
          <w:sz w:val="22"/>
          <w:szCs w:val="22"/>
          <w:highlight w:val="none"/>
          <w:lang w:val="en-US" w:eastAsia="zh-CN"/>
        </w:rPr>
        <w:t>（2）预算资质：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22"/>
          <w:szCs w:val="22"/>
          <w:highlight w:val="none"/>
          <w:shd w:val="clear" w:color="auto" w:fill="FFFFFF"/>
          <w:lang w:val="en-US" w:eastAsia="zh-CN"/>
        </w:rPr>
        <w:t>在线服务公司、销售分公司</w:t>
      </w:r>
    </w:p>
    <w:p w14:paraId="2AEE6C3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42" w:firstLineChars="200"/>
        <w:jc w:val="left"/>
        <w:textAlignment w:val="auto"/>
        <w:rPr>
          <w:rFonts w:hint="default" w:ascii="Times New Roman" w:hAnsi="Times New Roman" w:eastAsia="黑体" w:cs="Times New Roman"/>
          <w:b w:val="0"/>
          <w:bCs/>
          <w:kern w:val="0"/>
          <w:sz w:val="32"/>
          <w:szCs w:val="32"/>
          <w:highlight w:val="none"/>
        </w:rPr>
      </w:pPr>
      <w:r>
        <w:rPr>
          <w:rFonts w:hint="default" w:ascii="Times New Roman" w:hAnsi="Times New Roman" w:eastAsia="仿宋_GB2312" w:cs="Times New Roman"/>
          <w:b/>
          <w:kern w:val="0"/>
          <w:sz w:val="22"/>
          <w:szCs w:val="22"/>
          <w:highlight w:val="none"/>
          <w:lang w:val="en-US" w:eastAsia="zh-CN"/>
        </w:rPr>
        <w:t>（3）费用列支科目：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22"/>
          <w:szCs w:val="22"/>
          <w:highlight w:val="none"/>
          <w:lang w:val="en-US" w:eastAsia="zh-CN"/>
        </w:rPr>
        <w:t>IT维护支撑费</w:t>
      </w:r>
    </w:p>
    <w:p w14:paraId="2D8ECA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3" w:firstLineChars="200"/>
        <w:jc w:val="left"/>
        <w:textAlignment w:val="auto"/>
        <w:rPr>
          <w:rFonts w:hint="default" w:ascii="Times New Roman" w:hAnsi="Times New Roman" w:eastAsia="黑体" w:cs="Times New Roman"/>
          <w:b/>
          <w:kern w:val="0"/>
          <w:sz w:val="32"/>
          <w:szCs w:val="32"/>
          <w:highlight w:val="none"/>
        </w:rPr>
      </w:pPr>
      <w:r>
        <w:rPr>
          <w:rFonts w:hint="default" w:ascii="Times New Roman" w:hAnsi="Times New Roman" w:eastAsia="黑体" w:cs="Times New Roman"/>
          <w:b/>
          <w:kern w:val="0"/>
          <w:sz w:val="32"/>
          <w:szCs w:val="32"/>
          <w:highlight w:val="none"/>
          <w:lang w:val="en-US" w:eastAsia="zh-CN"/>
        </w:rPr>
        <w:t>三、</w:t>
      </w:r>
      <w:r>
        <w:rPr>
          <w:rFonts w:hint="default" w:ascii="Times New Roman" w:hAnsi="Times New Roman" w:eastAsia="黑体" w:cs="Times New Roman"/>
          <w:b/>
          <w:kern w:val="0"/>
          <w:sz w:val="32"/>
          <w:szCs w:val="32"/>
          <w:highlight w:val="none"/>
        </w:rPr>
        <w:t>需求内容及规模</w:t>
      </w:r>
    </w:p>
    <w:p w14:paraId="54EF9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zh-CN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zh-CN"/>
        </w:rPr>
        <w:t>本项目归属技术与管理支撑域基础资源平台，按照2025年四季度至2026年上半年共9个月周期进行需求规模测算，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0"/>
          <w:sz w:val="32"/>
          <w:szCs w:val="32"/>
          <w:highlight w:val="none"/>
          <w:lang w:val="en-US" w:eastAsia="zh-CN" w:bidi="zh-CN"/>
        </w:rPr>
        <w:t>拟采购高性能推理卡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0"/>
          <w:sz w:val="32"/>
          <w:szCs w:val="32"/>
          <w:highlight w:val="none"/>
          <w:lang w:val="en-US" w:eastAsia="zh" w:bidi="zh-CN"/>
        </w:rPr>
        <w:t>2105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0"/>
          <w:sz w:val="32"/>
          <w:szCs w:val="32"/>
          <w:highlight w:val="none"/>
          <w:lang w:val="en-US" w:eastAsia="zh-CN" w:bidi="zh-CN"/>
        </w:rPr>
        <w:t>张、低性能推理卡44张、云专线16G、CPU云主机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0"/>
          <w:sz w:val="32"/>
          <w:szCs w:val="32"/>
          <w:highlight w:val="none"/>
          <w:lang w:val="en-US" w:eastAsia="zh" w:bidi="zh-CN"/>
        </w:rPr>
        <w:t>44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0"/>
          <w:sz w:val="32"/>
          <w:szCs w:val="32"/>
          <w:highlight w:val="none"/>
          <w:lang w:val="en-US" w:eastAsia="zh-CN" w:bidi="zh-CN"/>
        </w:rPr>
        <w:t>台、并行文件存储1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0"/>
          <w:sz w:val="32"/>
          <w:szCs w:val="32"/>
          <w:highlight w:val="none"/>
          <w:lang w:val="en-US" w:eastAsia="zh" w:bidi="zh-CN"/>
        </w:rPr>
        <w:t>0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0"/>
          <w:sz w:val="32"/>
          <w:szCs w:val="32"/>
          <w:highlight w:val="none"/>
          <w:lang w:val="en-US" w:eastAsia="zh-CN" w:bidi="zh-CN"/>
        </w:rPr>
        <w:t>8T、云硬盘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0"/>
          <w:sz w:val="32"/>
          <w:szCs w:val="32"/>
          <w:highlight w:val="none"/>
          <w:lang w:val="en-US" w:eastAsia="zh" w:bidi="zh-CN"/>
        </w:rPr>
        <w:t>90000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0"/>
          <w:sz w:val="32"/>
          <w:szCs w:val="32"/>
          <w:highlight w:val="none"/>
          <w:lang w:val="en-US" w:eastAsia="zh-CN" w:bidi="zh-CN"/>
        </w:rPr>
        <w:t>GB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zh-CN"/>
        </w:rPr>
        <w:t>，具体需求如下：</w:t>
      </w:r>
    </w:p>
    <w:p w14:paraId="3908683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line="360" w:lineRule="auto"/>
        <w:ind w:firstLine="720" w:firstLineChars="0"/>
        <w:jc w:val="left"/>
        <w:outlineLvl w:val="1"/>
        <w:rPr>
          <w:rFonts w:hint="eastAsia" w:ascii="楷体" w:hAnsi="楷体" w:eastAsia="楷体" w:cs="楷体"/>
          <w:b/>
          <w:bCs/>
          <w:iCs w:val="0"/>
          <w:color w:val="auto"/>
          <w:kern w:val="2"/>
          <w:sz w:val="32"/>
          <w:szCs w:val="32"/>
          <w:highlight w:val="none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iCs w:val="0"/>
          <w:color w:val="auto"/>
          <w:sz w:val="32"/>
          <w:szCs w:val="32"/>
          <w:highlight w:val="none"/>
          <w:lang w:val="en-US" w:eastAsia="zh-CN" w:bidi="zh-CN"/>
        </w:rPr>
        <w:t>“灵犀”智能助理</w:t>
      </w:r>
      <w:r>
        <w:rPr>
          <w:rFonts w:hint="eastAsia" w:ascii="楷体" w:hAnsi="楷体" w:eastAsia="楷体" w:cs="楷体"/>
          <w:b/>
          <w:bCs/>
          <w:iCs w:val="0"/>
          <w:color w:val="auto"/>
          <w:sz w:val="32"/>
          <w:szCs w:val="32"/>
          <w:highlight w:val="none"/>
          <w:lang w:val="en-US" w:eastAsia="zh-CN" w:bidi="ar"/>
        </w:rPr>
        <w:t>智算资源量</w:t>
      </w:r>
    </w:p>
    <w:p w14:paraId="024F73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8" w:lineRule="atLeast"/>
        <w:ind w:firstLine="720" w:firstLineChars="225"/>
        <w:jc w:val="left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zh-CN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zh-CN"/>
        </w:rPr>
        <w:t>据AI能力中心反馈，为支撑灵犀智能助理</w:t>
      </w:r>
      <w:del w:id="0" w:author="邹金柱" w:date="2025-10-27T13:55:43Z">
        <w:r>
          <w:rPr>
            <w:rFonts w:hint="default" w:ascii="Times New Roman" w:hAnsi="Times New Roman" w:eastAsia="仿宋_GB2312" w:cs="Times New Roman"/>
            <w:color w:val="auto"/>
            <w:kern w:val="0"/>
            <w:sz w:val="32"/>
            <w:szCs w:val="32"/>
            <w:highlight w:val="none"/>
            <w:lang w:val="en-US" w:eastAsia="zh-CN" w:bidi="zh-CN"/>
          </w:rPr>
          <w:delText>2100</w:delText>
        </w:r>
      </w:del>
      <w:ins w:id="1" w:author="邹金柱" w:date="2025-10-27T13:55:43Z">
        <w:r>
          <w:rPr>
            <w:rFonts w:hint="eastAsia" w:eastAsia="仿宋_GB2312" w:cs="Times New Roman"/>
            <w:color w:val="auto"/>
            <w:kern w:val="0"/>
            <w:sz w:val="32"/>
            <w:szCs w:val="32"/>
            <w:highlight w:val="none"/>
            <w:lang w:val="en-US" w:eastAsia="zh-CN" w:bidi="zh-CN"/>
          </w:rPr>
          <w:t>8</w:t>
        </w:r>
      </w:ins>
      <w:ins w:id="2" w:author="邹金柱" w:date="2025-10-27T13:55:44Z">
        <w:r>
          <w:rPr>
            <w:rFonts w:hint="eastAsia" w:eastAsia="仿宋_GB2312" w:cs="Times New Roman"/>
            <w:color w:val="auto"/>
            <w:kern w:val="0"/>
            <w:sz w:val="32"/>
            <w:szCs w:val="32"/>
            <w:highlight w:val="none"/>
            <w:lang w:val="en-US" w:eastAsia="zh-CN" w:bidi="zh-CN"/>
          </w:rPr>
          <w:t>0</w:t>
        </w:r>
      </w:ins>
      <w:ins w:id="3" w:author="邹金柱" w:date="2025-10-27T13:55:47Z">
        <w:r>
          <w:rPr>
            <w:rFonts w:hint="eastAsia" w:eastAsia="仿宋_GB2312" w:cs="Times New Roman"/>
            <w:color w:val="auto"/>
            <w:kern w:val="0"/>
            <w:sz w:val="32"/>
            <w:szCs w:val="32"/>
            <w:highlight w:val="none"/>
            <w:lang w:val="en-US" w:eastAsia="zh-CN" w:bidi="zh-CN"/>
          </w:rPr>
          <w:t>00</w:t>
        </w:r>
      </w:ins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zh-CN"/>
        </w:rPr>
        <w:t>万</w:t>
      </w:r>
      <w:del w:id="4" w:author="邹金柱" w:date="2025-10-27T13:56:02Z">
        <w:r>
          <w:rPr>
            <w:rFonts w:hint="default" w:ascii="Times New Roman" w:hAnsi="Times New Roman" w:eastAsia="仿宋_GB2312" w:cs="Times New Roman"/>
            <w:color w:val="auto"/>
            <w:kern w:val="0"/>
            <w:sz w:val="32"/>
            <w:szCs w:val="32"/>
            <w:highlight w:val="none"/>
            <w:lang w:val="en-US" w:eastAsia="zh-CN" w:bidi="zh-CN"/>
          </w:rPr>
          <w:delText>交互</w:delText>
        </w:r>
      </w:del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zh-CN"/>
        </w:rPr>
        <w:t>用户</w:t>
      </w:r>
      <w:ins w:id="5" w:author="邹金柱" w:date="2025-10-27T13:55:56Z">
        <w:r>
          <w:rPr>
            <w:rFonts w:hint="eastAsia" w:eastAsia="仿宋_GB2312" w:cs="Times New Roman"/>
            <w:color w:val="auto"/>
            <w:kern w:val="0"/>
            <w:sz w:val="32"/>
            <w:szCs w:val="32"/>
            <w:highlight w:val="none"/>
            <w:lang w:val="en-US" w:eastAsia="zh-CN" w:bidi="zh-CN"/>
          </w:rPr>
          <w:t>规模</w:t>
        </w:r>
      </w:ins>
      <w:del w:id="6" w:author="邹金柱" w:date="2025-10-27T13:56:07Z">
        <w:r>
          <w:rPr>
            <w:rFonts w:hint="default" w:ascii="Times New Roman" w:hAnsi="Times New Roman" w:eastAsia="仿宋_GB2312" w:cs="Times New Roman"/>
            <w:color w:val="auto"/>
            <w:kern w:val="0"/>
            <w:sz w:val="32"/>
            <w:szCs w:val="32"/>
            <w:highlight w:val="none"/>
            <w:lang w:val="en-US" w:eastAsia="zh-CN" w:bidi="zh-CN"/>
          </w:rPr>
          <w:delText>推广</w:delText>
        </w:r>
      </w:del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zh-CN"/>
        </w:rPr>
        <w:t>目标，需高性能推理卡402张，另按10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lang w:val="en-US" w:eastAsia="zh-CN"/>
        </w:rPr>
        <w:t>%规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0"/>
          <w:sz w:val="32"/>
          <w:szCs w:val="32"/>
          <w:highlight w:val="none"/>
          <w:lang w:val="en-US" w:eastAsia="zh-CN" w:bidi="zh-CN"/>
        </w:rPr>
        <w:t>模预留应急资源，高性能推理卡需求上限为442张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zh-CN"/>
        </w:rPr>
        <w:t>。</w:t>
      </w:r>
    </w:p>
    <w:tbl>
      <w:tblPr>
        <w:tblStyle w:val="6"/>
        <w:tblW w:w="8400" w:type="dxa"/>
        <w:tblInd w:w="11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"/>
        <w:gridCol w:w="1632"/>
        <w:gridCol w:w="745"/>
        <w:gridCol w:w="1929"/>
        <w:gridCol w:w="724"/>
        <w:gridCol w:w="820"/>
        <w:gridCol w:w="711"/>
        <w:gridCol w:w="862"/>
      </w:tblGrid>
      <w:tr w14:paraId="771EF0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977" w:type="dxa"/>
            <w:vMerge w:val="restart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71E1A225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应用</w:t>
            </w:r>
          </w:p>
          <w:p w14:paraId="048D1956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1"/>
                <w:szCs w:val="21"/>
                <w:highlight w:val="none"/>
                <w:vertAlign w:val="baseline"/>
                <w:lang w:val="en-US" w:eastAsia="zh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名称</w:t>
            </w:r>
          </w:p>
        </w:tc>
        <w:tc>
          <w:tcPr>
            <w:tcW w:w="1632" w:type="dxa"/>
            <w:vMerge w:val="restart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58B865BA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1"/>
                <w:szCs w:val="21"/>
                <w:highlight w:val="none"/>
                <w:vertAlign w:val="baseline"/>
                <w:lang w:val="en-US" w:eastAsia="zh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推广目标</w:t>
            </w:r>
          </w:p>
        </w:tc>
        <w:tc>
          <w:tcPr>
            <w:tcW w:w="3398" w:type="dxa"/>
            <w:gridSpan w:val="3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67D6061F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业务数据</w:t>
            </w:r>
          </w:p>
        </w:tc>
        <w:tc>
          <w:tcPr>
            <w:tcW w:w="2393" w:type="dxa"/>
            <w:gridSpan w:val="3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59E5A133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高性能卡</w:t>
            </w:r>
          </w:p>
        </w:tc>
      </w:tr>
      <w:tr w14:paraId="7BD8A6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7" w:type="dxa"/>
            <w:vMerge w:val="continue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2372E493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85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1"/>
                <w:szCs w:val="21"/>
                <w:highlight w:val="none"/>
                <w:vertAlign w:val="baseline"/>
                <w:lang w:val="en-US" w:eastAsia="zh" w:bidi="ar"/>
              </w:rPr>
            </w:pPr>
          </w:p>
        </w:tc>
        <w:tc>
          <w:tcPr>
            <w:tcW w:w="1632" w:type="dxa"/>
            <w:vMerge w:val="continue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516765A4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85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1"/>
                <w:szCs w:val="21"/>
                <w:highlight w:val="none"/>
                <w:vertAlign w:val="baseline"/>
                <w:lang w:val="en-US" w:eastAsia="zh" w:bidi="ar"/>
              </w:rPr>
            </w:pPr>
          </w:p>
        </w:tc>
        <w:tc>
          <w:tcPr>
            <w:tcW w:w="745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14065740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1"/>
                <w:szCs w:val="21"/>
                <w:highlight w:val="none"/>
                <w:vertAlign w:val="baseline"/>
                <w:lang w:val="en-US" w:eastAsia="zh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场景</w:t>
            </w:r>
          </w:p>
        </w:tc>
        <w:tc>
          <w:tcPr>
            <w:tcW w:w="1929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4B1C54B0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1"/>
                <w:szCs w:val="21"/>
                <w:highlight w:val="none"/>
                <w:vertAlign w:val="baseline"/>
                <w:lang w:val="en-US" w:eastAsia="zh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模型</w:t>
            </w:r>
          </w:p>
        </w:tc>
        <w:tc>
          <w:tcPr>
            <w:tcW w:w="724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3F87642D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1"/>
                <w:szCs w:val="21"/>
                <w:highlight w:val="none"/>
                <w:vertAlign w:val="baseline"/>
                <w:lang w:val="en-US" w:eastAsia="zh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QPS峰值</w:t>
            </w:r>
          </w:p>
        </w:tc>
        <w:tc>
          <w:tcPr>
            <w:tcW w:w="820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35A1FAFB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1"/>
                <w:szCs w:val="21"/>
                <w:highlight w:val="none"/>
                <w:vertAlign w:val="baseline"/>
                <w:lang w:val="en-US" w:eastAsia="zh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时长（秒）</w:t>
            </w:r>
          </w:p>
        </w:tc>
        <w:tc>
          <w:tcPr>
            <w:tcW w:w="711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2125FB26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1"/>
                <w:szCs w:val="21"/>
                <w:highlight w:val="none"/>
                <w:vertAlign w:val="baseline"/>
                <w:lang w:val="en-US" w:eastAsia="zh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单卡QPS</w:t>
            </w:r>
          </w:p>
        </w:tc>
        <w:tc>
          <w:tcPr>
            <w:tcW w:w="862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3B98E80D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1"/>
                <w:szCs w:val="21"/>
                <w:highlight w:val="none"/>
                <w:vertAlign w:val="baseline"/>
                <w:lang w:val="en-US" w:eastAsia="zh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卡数</w:t>
            </w:r>
          </w:p>
        </w:tc>
      </w:tr>
      <w:tr w14:paraId="00767B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977" w:type="dxa"/>
            <w:vMerge w:val="restart"/>
            <w:tcBorders>
              <w:tl2br w:val="nil"/>
              <w:tr2bl w:val="nil"/>
            </w:tcBorders>
            <w:vAlign w:val="center"/>
          </w:tcPr>
          <w:p w14:paraId="7BA78DB6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85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lang w:val="en-US" w:eastAsia="zh-CN" w:bidi="ar"/>
              </w:rPr>
              <w:t>“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lang w:val="en-US" w:eastAsia="zh" w:bidi="ar"/>
              </w:rPr>
              <w:t>灵犀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”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lang w:val="en-US" w:eastAsia="zh" w:bidi="ar"/>
              </w:rPr>
              <w:t>智能助理</w:t>
            </w:r>
          </w:p>
        </w:tc>
        <w:tc>
          <w:tcPr>
            <w:tcW w:w="1632" w:type="dxa"/>
            <w:vMerge w:val="restart"/>
            <w:tcBorders>
              <w:tl2br w:val="nil"/>
              <w:tr2bl w:val="nil"/>
            </w:tcBorders>
            <w:vAlign w:val="center"/>
          </w:tcPr>
          <w:p w14:paraId="6C4EF5A2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85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" w:bidi="ar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灵犀</w:t>
            </w:r>
            <w:ins w:id="7" w:author="邹金柱" w:date="2025-10-27T13:56:13Z">
              <w:r>
                <w:rPr>
                  <w:rFonts w:hint="eastAsia" w:eastAsia="仿宋_GB2312" w:cs="Times New Roman"/>
                  <w:color w:val="auto"/>
                  <w:kern w:val="0"/>
                  <w:sz w:val="24"/>
                  <w:szCs w:val="24"/>
                  <w:highlight w:val="none"/>
                  <w:lang w:val="en-US" w:eastAsia="zh-CN" w:bidi="zh-CN"/>
                </w:rPr>
                <w:t>智能</w:t>
              </w:r>
            </w:ins>
            <w:ins w:id="8" w:author="邹金柱" w:date="2025-10-27T13:56:14Z">
              <w:r>
                <w:rPr>
                  <w:rFonts w:hint="eastAsia" w:eastAsia="仿宋_GB2312" w:cs="Times New Roman"/>
                  <w:color w:val="auto"/>
                  <w:kern w:val="0"/>
                  <w:sz w:val="24"/>
                  <w:szCs w:val="24"/>
                  <w:highlight w:val="none"/>
                  <w:lang w:val="en-US" w:eastAsia="zh-CN" w:bidi="zh-CN"/>
                </w:rPr>
                <w:t>助理</w:t>
              </w:r>
            </w:ins>
            <w:ins w:id="9" w:author="邹金柱" w:date="2025-10-27T13:56:16Z">
              <w:r>
                <w:rPr>
                  <w:rFonts w:hint="eastAsia" w:eastAsia="仿宋_GB2312" w:cs="Times New Roman"/>
                  <w:color w:val="auto"/>
                  <w:kern w:val="0"/>
                  <w:sz w:val="24"/>
                  <w:szCs w:val="24"/>
                  <w:highlight w:val="none"/>
                  <w:lang w:val="en-US" w:eastAsia="zh-CN" w:bidi="zh-CN"/>
                </w:rPr>
                <w:t>800</w:t>
              </w:r>
            </w:ins>
            <w:ins w:id="10" w:author="邹金柱" w:date="2025-10-27T13:56:17Z">
              <w:r>
                <w:rPr>
                  <w:rFonts w:hint="eastAsia" w:eastAsia="仿宋_GB2312" w:cs="Times New Roman"/>
                  <w:color w:val="auto"/>
                  <w:kern w:val="0"/>
                  <w:sz w:val="24"/>
                  <w:szCs w:val="24"/>
                  <w:highlight w:val="none"/>
                  <w:lang w:val="en-US" w:eastAsia="zh-CN" w:bidi="zh-CN"/>
                </w:rPr>
                <w:t>0</w:t>
              </w:r>
            </w:ins>
            <w:ins w:id="11" w:author="邹金柱" w:date="2025-10-27T13:56:19Z">
              <w:r>
                <w:rPr>
                  <w:rFonts w:hint="eastAsia" w:eastAsia="仿宋_GB2312" w:cs="Times New Roman"/>
                  <w:color w:val="auto"/>
                  <w:kern w:val="0"/>
                  <w:sz w:val="24"/>
                  <w:szCs w:val="24"/>
                  <w:highlight w:val="none"/>
                  <w:lang w:val="en-US" w:eastAsia="zh-CN" w:bidi="zh-CN"/>
                </w:rPr>
                <w:t>万</w:t>
              </w:r>
            </w:ins>
            <w:ins w:id="12" w:author="邹金柱" w:date="2025-10-27T13:56:25Z">
              <w:r>
                <w:rPr>
                  <w:rFonts w:hint="eastAsia" w:eastAsia="仿宋_GB2312" w:cs="Times New Roman"/>
                  <w:color w:val="auto"/>
                  <w:kern w:val="0"/>
                  <w:sz w:val="24"/>
                  <w:szCs w:val="24"/>
                  <w:highlight w:val="none"/>
                  <w:lang w:val="en-US" w:eastAsia="zh-CN" w:bidi="zh-CN"/>
                </w:rPr>
                <w:t>用户</w:t>
              </w:r>
            </w:ins>
            <w:ins w:id="13" w:author="邹金柱" w:date="2025-10-27T13:56:26Z">
              <w:r>
                <w:rPr>
                  <w:rFonts w:hint="eastAsia" w:eastAsia="仿宋_GB2312" w:cs="Times New Roman"/>
                  <w:color w:val="auto"/>
                  <w:kern w:val="0"/>
                  <w:sz w:val="24"/>
                  <w:szCs w:val="24"/>
                  <w:highlight w:val="none"/>
                  <w:lang w:val="en-US" w:eastAsia="zh-CN" w:bidi="zh-CN"/>
                </w:rPr>
                <w:t>规模</w:t>
              </w:r>
            </w:ins>
            <w:del w:id="14" w:author="邹金柱" w:date="2025-10-27T13:56:24Z">
              <w:r>
                <w:rPr>
                  <w:rFonts w:hint="default" w:ascii="Times New Roman" w:hAnsi="Times New Roman" w:eastAsia="仿宋_GB2312" w:cs="Times New Roman"/>
                  <w:color w:val="auto"/>
                  <w:kern w:val="0"/>
                  <w:sz w:val="24"/>
                  <w:szCs w:val="24"/>
                  <w:highlight w:val="none"/>
                  <w:lang w:val="en-US" w:eastAsia="zh-CN" w:bidi="zh-CN"/>
                </w:rPr>
                <w:delText>交互用户2100万</w:delText>
              </w:r>
            </w:del>
          </w:p>
        </w:tc>
        <w:tc>
          <w:tcPr>
            <w:tcW w:w="745" w:type="dxa"/>
            <w:vMerge w:val="restart"/>
            <w:tcBorders>
              <w:tl2br w:val="nil"/>
              <w:tr2bl w:val="nil"/>
            </w:tcBorders>
            <w:vAlign w:val="center"/>
          </w:tcPr>
          <w:p w14:paraId="6574349A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85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-CN" w:bidi="ar"/>
              </w:rPr>
              <w:t>复杂</w:t>
            </w:r>
          </w:p>
        </w:tc>
        <w:tc>
          <w:tcPr>
            <w:tcW w:w="1929" w:type="dxa"/>
            <w:tcBorders>
              <w:tl2br w:val="nil"/>
              <w:tr2bl w:val="nil"/>
            </w:tcBorders>
            <w:vAlign w:val="center"/>
          </w:tcPr>
          <w:p w14:paraId="147FF475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" w:bidi="ar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讯飞、九天13B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0D211CBD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" w:bidi="ar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386</w:t>
            </w:r>
          </w:p>
        </w:tc>
        <w:tc>
          <w:tcPr>
            <w:tcW w:w="820" w:type="dxa"/>
            <w:tcBorders>
              <w:tl2br w:val="nil"/>
              <w:tr2bl w:val="nil"/>
            </w:tcBorders>
            <w:vAlign w:val="center"/>
          </w:tcPr>
          <w:p w14:paraId="3097A384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" w:bidi="ar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1.5</w:t>
            </w:r>
          </w:p>
        </w:tc>
        <w:tc>
          <w:tcPr>
            <w:tcW w:w="711" w:type="dxa"/>
            <w:tcBorders>
              <w:tl2br w:val="nil"/>
              <w:tr2bl w:val="nil"/>
            </w:tcBorders>
            <w:vAlign w:val="center"/>
          </w:tcPr>
          <w:p w14:paraId="39D58B23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" w:bidi="ar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3</w:t>
            </w:r>
          </w:p>
        </w:tc>
        <w:tc>
          <w:tcPr>
            <w:tcW w:w="862" w:type="dxa"/>
            <w:tcBorders>
              <w:tl2br w:val="nil"/>
              <w:tr2bl w:val="nil"/>
            </w:tcBorders>
            <w:vAlign w:val="center"/>
          </w:tcPr>
          <w:p w14:paraId="7C3BCD36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" w:bidi="ar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193</w:t>
            </w:r>
          </w:p>
        </w:tc>
      </w:tr>
      <w:tr w14:paraId="272EE0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977" w:type="dxa"/>
            <w:vMerge w:val="continue"/>
            <w:tcBorders>
              <w:tl2br w:val="nil"/>
              <w:tr2bl w:val="nil"/>
            </w:tcBorders>
            <w:vAlign w:val="center"/>
          </w:tcPr>
          <w:p w14:paraId="7204B8AC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85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" w:bidi="ar"/>
              </w:rPr>
            </w:pPr>
          </w:p>
        </w:tc>
        <w:tc>
          <w:tcPr>
            <w:tcW w:w="1632" w:type="dxa"/>
            <w:vMerge w:val="continue"/>
            <w:tcBorders>
              <w:tl2br w:val="nil"/>
              <w:tr2bl w:val="nil"/>
            </w:tcBorders>
            <w:vAlign w:val="center"/>
          </w:tcPr>
          <w:p w14:paraId="3DE5963A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85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" w:bidi="ar"/>
              </w:rPr>
            </w:pPr>
          </w:p>
        </w:tc>
        <w:tc>
          <w:tcPr>
            <w:tcW w:w="745" w:type="dxa"/>
            <w:vMerge w:val="continue"/>
            <w:tcBorders>
              <w:tl2br w:val="nil"/>
              <w:tr2bl w:val="nil"/>
            </w:tcBorders>
            <w:vAlign w:val="center"/>
          </w:tcPr>
          <w:p w14:paraId="3012CEEB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85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" w:bidi="ar"/>
              </w:rPr>
            </w:pPr>
          </w:p>
        </w:tc>
        <w:tc>
          <w:tcPr>
            <w:tcW w:w="1929" w:type="dxa"/>
            <w:tcBorders>
              <w:tl2br w:val="nil"/>
              <w:tr2bl w:val="nil"/>
            </w:tcBorders>
            <w:vAlign w:val="center"/>
          </w:tcPr>
          <w:p w14:paraId="1AE44757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" w:bidi="ar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DS R1、V3 671B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3D393878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" w:bidi="ar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43</w:t>
            </w:r>
          </w:p>
        </w:tc>
        <w:tc>
          <w:tcPr>
            <w:tcW w:w="820" w:type="dxa"/>
            <w:tcBorders>
              <w:tl2br w:val="nil"/>
              <w:tr2bl w:val="nil"/>
            </w:tcBorders>
            <w:vAlign w:val="center"/>
          </w:tcPr>
          <w:p w14:paraId="1F2B3479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" w:bidi="ar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3</w:t>
            </w:r>
          </w:p>
        </w:tc>
        <w:tc>
          <w:tcPr>
            <w:tcW w:w="711" w:type="dxa"/>
            <w:tcBorders>
              <w:tl2br w:val="nil"/>
              <w:tr2bl w:val="nil"/>
            </w:tcBorders>
            <w:vAlign w:val="center"/>
          </w:tcPr>
          <w:p w14:paraId="6B87786F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" w:bidi="ar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3</w:t>
            </w:r>
          </w:p>
        </w:tc>
        <w:tc>
          <w:tcPr>
            <w:tcW w:w="862" w:type="dxa"/>
            <w:tcBorders>
              <w:tl2br w:val="nil"/>
              <w:tr2bl w:val="nil"/>
            </w:tcBorders>
            <w:vAlign w:val="center"/>
          </w:tcPr>
          <w:p w14:paraId="3A00BAC9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" w:bidi="ar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43</w:t>
            </w:r>
          </w:p>
        </w:tc>
      </w:tr>
      <w:tr w14:paraId="4AAF3F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ins w:id="15" w:author="邹金柱" w:date="2025-10-27T13:56:59Z"/>
        </w:trPr>
        <w:tc>
          <w:tcPr>
            <w:tcW w:w="977" w:type="dxa"/>
            <w:vMerge w:val="continue"/>
            <w:tcBorders>
              <w:tl2br w:val="nil"/>
              <w:tr2bl w:val="nil"/>
            </w:tcBorders>
            <w:vAlign w:val="center"/>
          </w:tcPr>
          <w:p w14:paraId="5A877C5E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85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jc w:val="both"/>
              <w:textAlignment w:val="auto"/>
              <w:outlineLvl w:val="9"/>
              <w:rPr>
                <w:ins w:id="16" w:author="邹金柱" w:date="2025-10-27T13:56:59Z"/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" w:bidi="ar"/>
              </w:rPr>
            </w:pPr>
          </w:p>
        </w:tc>
        <w:tc>
          <w:tcPr>
            <w:tcW w:w="1632" w:type="dxa"/>
            <w:vMerge w:val="continue"/>
            <w:tcBorders>
              <w:tl2br w:val="nil"/>
              <w:tr2bl w:val="nil"/>
            </w:tcBorders>
            <w:vAlign w:val="center"/>
          </w:tcPr>
          <w:p w14:paraId="758E6812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85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jc w:val="both"/>
              <w:textAlignment w:val="auto"/>
              <w:outlineLvl w:val="9"/>
              <w:rPr>
                <w:ins w:id="17" w:author="邹金柱" w:date="2025-10-27T13:56:59Z"/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" w:bidi="ar"/>
              </w:rPr>
            </w:pPr>
          </w:p>
        </w:tc>
        <w:tc>
          <w:tcPr>
            <w:tcW w:w="745" w:type="dxa"/>
            <w:vMerge w:val="continue"/>
            <w:tcBorders>
              <w:tl2br w:val="nil"/>
              <w:tr2bl w:val="nil"/>
            </w:tcBorders>
            <w:vAlign w:val="center"/>
          </w:tcPr>
          <w:p w14:paraId="4AF8FE2B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85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jc w:val="both"/>
              <w:textAlignment w:val="auto"/>
              <w:outlineLvl w:val="9"/>
              <w:rPr>
                <w:ins w:id="18" w:author="邹金柱" w:date="2025-10-27T13:56:59Z"/>
                <w:rFonts w:hint="eastAsia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-CN" w:bidi="ar"/>
              </w:rPr>
            </w:pPr>
          </w:p>
        </w:tc>
        <w:tc>
          <w:tcPr>
            <w:tcW w:w="1929" w:type="dxa"/>
            <w:tcBorders>
              <w:tl2br w:val="nil"/>
              <w:tr2bl w:val="nil"/>
            </w:tcBorders>
            <w:vAlign w:val="center"/>
          </w:tcPr>
          <w:p w14:paraId="648705EB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ins w:id="19" w:author="邹金柱" w:date="2025-10-27T13:56:59Z"/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ins w:id="20" w:author="邹金柱" w:date="2025-10-27T13:57:30Z">
              <w:r>
                <w:rPr>
                  <w:rFonts w:hint="eastAsia" w:eastAsia="仿宋_GB2312" w:cs="Times New Roman"/>
                  <w:color w:val="auto"/>
                  <w:kern w:val="0"/>
                  <w:sz w:val="24"/>
                  <w:szCs w:val="24"/>
                  <w:highlight w:val="none"/>
                  <w:lang w:val="en-US" w:eastAsia="zh-CN" w:bidi="zh-CN"/>
                </w:rPr>
                <w:t>客服</w:t>
              </w:r>
            </w:ins>
            <w:ins w:id="21" w:author="邹金柱" w:date="2025-10-27T13:57:31Z">
              <w:r>
                <w:rPr>
                  <w:rFonts w:hint="eastAsia" w:eastAsia="仿宋_GB2312" w:cs="Times New Roman"/>
                  <w:color w:val="auto"/>
                  <w:kern w:val="0"/>
                  <w:sz w:val="24"/>
                  <w:szCs w:val="24"/>
                  <w:highlight w:val="none"/>
                  <w:lang w:val="en-US" w:eastAsia="zh-CN" w:bidi="zh-CN"/>
                </w:rPr>
                <w:t>大模型</w:t>
              </w:r>
            </w:ins>
            <w:ins w:id="22" w:author="邹金柱" w:date="2025-10-27T13:57:33Z">
              <w:r>
                <w:rPr>
                  <w:rFonts w:hint="eastAsia" w:eastAsia="仿宋_GB2312" w:cs="Times New Roman"/>
                  <w:color w:val="auto"/>
                  <w:kern w:val="0"/>
                  <w:sz w:val="24"/>
                  <w:szCs w:val="24"/>
                  <w:highlight w:val="none"/>
                  <w:lang w:val="en-US" w:eastAsia="zh-CN" w:bidi="zh-CN"/>
                </w:rPr>
                <w:t>14B</w:t>
              </w:r>
            </w:ins>
          </w:p>
        </w:tc>
        <w:tc>
          <w:tcPr>
            <w:tcW w:w="72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CEE1C6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ins w:id="23" w:author="邹金柱" w:date="2025-10-27T13:56:59Z"/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ins w:id="24" w:author="邹金柱" w:date="2025-10-27T13:57:42Z">
              <w:r>
                <w:rPr>
                  <w:rFonts w:hint="default" w:ascii="Times New Roman" w:hAnsi="Times New Roman" w:eastAsia="仿宋_GB2312" w:cs="Times New Roman"/>
                  <w:color w:val="auto"/>
                  <w:kern w:val="0"/>
                  <w:sz w:val="24"/>
                  <w:szCs w:val="24"/>
                  <w:highlight w:val="none"/>
                  <w:lang w:val="en-US" w:eastAsia="zh-CN" w:bidi="zh-CN"/>
                </w:rPr>
                <w:t>851</w:t>
              </w:r>
            </w:ins>
          </w:p>
        </w:tc>
        <w:tc>
          <w:tcPr>
            <w:tcW w:w="8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2AA5D1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ins w:id="25" w:author="邹金柱" w:date="2025-10-27T13:56:59Z"/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ins w:id="26" w:author="邹金柱" w:date="2025-10-27T13:57:42Z">
              <w:r>
                <w:rPr>
                  <w:rFonts w:hint="default" w:ascii="Times New Roman" w:hAnsi="Times New Roman" w:eastAsia="仿宋_GB2312" w:cs="Times New Roman"/>
                  <w:color w:val="auto"/>
                  <w:kern w:val="0"/>
                  <w:sz w:val="24"/>
                  <w:szCs w:val="24"/>
                  <w:highlight w:val="none"/>
                  <w:lang w:val="en-US" w:eastAsia="zh-CN" w:bidi="zh-CN"/>
                </w:rPr>
                <w:t>0.94</w:t>
              </w:r>
            </w:ins>
          </w:p>
        </w:tc>
        <w:tc>
          <w:tcPr>
            <w:tcW w:w="7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BB1FFF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ins w:id="27" w:author="邹金柱" w:date="2025-10-27T13:56:59Z"/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ins w:id="28" w:author="邹金柱" w:date="2025-10-27T13:57:42Z">
              <w:r>
                <w:rPr>
                  <w:rFonts w:hint="default" w:ascii="Times New Roman" w:hAnsi="Times New Roman" w:eastAsia="仿宋_GB2312" w:cs="Times New Roman"/>
                  <w:color w:val="auto"/>
                  <w:kern w:val="0"/>
                  <w:sz w:val="24"/>
                  <w:szCs w:val="24"/>
                  <w:highlight w:val="none"/>
                  <w:lang w:val="en-US" w:eastAsia="zh-CN" w:bidi="zh-CN"/>
                </w:rPr>
                <w:t>8</w:t>
              </w:r>
            </w:ins>
          </w:p>
        </w:tc>
        <w:tc>
          <w:tcPr>
            <w:tcW w:w="8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A68CF9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ins w:id="29" w:author="邹金柱" w:date="2025-10-27T13:56:59Z"/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ins w:id="30" w:author="邹金柱" w:date="2025-10-27T13:57:42Z">
              <w:r>
                <w:rPr>
                  <w:rFonts w:hint="default" w:ascii="Times New Roman" w:hAnsi="Times New Roman" w:eastAsia="仿宋_GB2312" w:cs="Times New Roman"/>
                  <w:color w:val="auto"/>
                  <w:kern w:val="0"/>
                  <w:sz w:val="24"/>
                  <w:szCs w:val="24"/>
                  <w:highlight w:val="none"/>
                  <w:lang w:val="en-US" w:eastAsia="zh-CN" w:bidi="zh-CN"/>
                </w:rPr>
                <w:t>100</w:t>
              </w:r>
            </w:ins>
          </w:p>
        </w:tc>
      </w:tr>
      <w:tr w14:paraId="6B9685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del w:id="31" w:author="邹金柱" w:date="2025-10-27T13:58:01Z"/>
        </w:trPr>
        <w:tc>
          <w:tcPr>
            <w:tcW w:w="977" w:type="dxa"/>
            <w:tcBorders>
              <w:tl2br w:val="nil"/>
              <w:tr2bl w:val="nil"/>
            </w:tcBorders>
            <w:vAlign w:val="center"/>
          </w:tcPr>
          <w:p w14:paraId="2A7AA7B7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85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jc w:val="both"/>
              <w:textAlignment w:val="auto"/>
              <w:outlineLvl w:val="9"/>
              <w:rPr>
                <w:del w:id="32" w:author="邹金柱" w:date="2025-10-27T13:58:01Z"/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-CN" w:bidi="ar"/>
              </w:rPr>
            </w:pPr>
            <w:del w:id="33" w:author="邹金柱" w:date="2025-10-27T13:58:01Z">
              <w:r>
                <w:rPr>
                  <w:rFonts w:hint="default" w:ascii="Times New Roman" w:hAnsi="Times New Roman" w:eastAsia="仿宋_GB2312" w:cs="Times New Roman"/>
                  <w:b/>
                  <w:bCs/>
                  <w:color w:val="auto"/>
                  <w:sz w:val="24"/>
                  <w:szCs w:val="24"/>
                  <w:highlight w:val="none"/>
                  <w:vertAlign w:val="baseline"/>
                  <w:lang w:val="en-US" w:eastAsia="zh-CN" w:bidi="ar"/>
                </w:rPr>
                <w:delText>智能在线客服</w:delText>
              </w:r>
            </w:del>
          </w:p>
        </w:tc>
        <w:tc>
          <w:tcPr>
            <w:tcW w:w="1632" w:type="dxa"/>
            <w:tcBorders>
              <w:tl2br w:val="nil"/>
              <w:tr2bl w:val="nil"/>
            </w:tcBorders>
            <w:vAlign w:val="center"/>
          </w:tcPr>
          <w:p w14:paraId="7D9B7DB6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85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jc w:val="both"/>
              <w:textAlignment w:val="auto"/>
              <w:outlineLvl w:val="9"/>
              <w:rPr>
                <w:del w:id="34" w:author="邹金柱" w:date="2025-10-27T13:58:01Z"/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-CN" w:bidi="ar"/>
              </w:rPr>
            </w:pPr>
            <w:del w:id="35" w:author="邹金柱" w:date="2025-10-27T13:58:01Z">
              <w:r>
                <w:rPr>
                  <w:rFonts w:hint="default" w:ascii="Times New Roman" w:hAnsi="Times New Roman" w:eastAsia="仿宋_GB2312" w:cs="Times New Roman"/>
                  <w:b/>
                  <w:bCs/>
                  <w:color w:val="auto"/>
                  <w:sz w:val="24"/>
                  <w:szCs w:val="24"/>
                  <w:highlight w:val="none"/>
                  <w:vertAlign w:val="baseline"/>
                  <w:lang w:val="en-US" w:eastAsia="zh-CN" w:bidi="ar"/>
                </w:rPr>
                <w:delText>全国31省</w:delText>
              </w:r>
            </w:del>
          </w:p>
        </w:tc>
        <w:tc>
          <w:tcPr>
            <w:tcW w:w="745" w:type="dxa"/>
            <w:tcBorders>
              <w:tl2br w:val="nil"/>
              <w:tr2bl w:val="nil"/>
            </w:tcBorders>
            <w:vAlign w:val="center"/>
          </w:tcPr>
          <w:p w14:paraId="3726BB55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85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jc w:val="both"/>
              <w:textAlignment w:val="auto"/>
              <w:outlineLvl w:val="9"/>
              <w:rPr>
                <w:del w:id="36" w:author="邹金柱" w:date="2025-10-27T13:58:01Z"/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-CN" w:bidi="ar"/>
              </w:rPr>
            </w:pPr>
            <w:del w:id="37" w:author="邹金柱" w:date="2025-10-27T13:58:01Z">
              <w:r>
                <w:rPr>
                  <w:rFonts w:hint="default" w:ascii="Times New Roman" w:hAnsi="Times New Roman" w:eastAsia="仿宋_GB2312" w:cs="Times New Roman"/>
                  <w:b/>
                  <w:bCs/>
                  <w:color w:val="auto"/>
                  <w:sz w:val="24"/>
                  <w:szCs w:val="24"/>
                  <w:highlight w:val="none"/>
                  <w:vertAlign w:val="baseline"/>
                  <w:lang w:val="en-US" w:eastAsia="zh-CN" w:bidi="ar"/>
                </w:rPr>
                <w:delText>复杂</w:delText>
              </w:r>
            </w:del>
          </w:p>
        </w:tc>
        <w:tc>
          <w:tcPr>
            <w:tcW w:w="1929" w:type="dxa"/>
            <w:tcBorders>
              <w:tl2br w:val="nil"/>
              <w:tr2bl w:val="nil"/>
            </w:tcBorders>
            <w:vAlign w:val="center"/>
          </w:tcPr>
          <w:p w14:paraId="070F3036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del w:id="38" w:author="邹金柱" w:date="2025-10-27T13:58:01Z"/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del w:id="39" w:author="邹金柱" w:date="2025-10-27T13:58:01Z">
              <w:r>
                <w:rPr>
                  <w:rFonts w:hint="default" w:ascii="Times New Roman" w:hAnsi="Times New Roman" w:eastAsia="仿宋_GB2312" w:cs="Times New Roman"/>
                  <w:color w:val="auto"/>
                  <w:kern w:val="0"/>
                  <w:sz w:val="24"/>
                  <w:szCs w:val="24"/>
                  <w:highlight w:val="none"/>
                  <w:lang w:val="en-US" w:eastAsia="zh-CN" w:bidi="zh-CN"/>
                </w:rPr>
                <w:delText>自研意图识别大模型14B</w:delText>
              </w:r>
            </w:del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59B6EF98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del w:id="40" w:author="邹金柱" w:date="2025-10-27T13:58:01Z"/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del w:id="41" w:author="邹金柱" w:date="2025-10-27T13:58:01Z">
              <w:r>
                <w:rPr>
                  <w:rFonts w:hint="default" w:ascii="Times New Roman" w:hAnsi="Times New Roman" w:eastAsia="仿宋_GB2312" w:cs="Times New Roman"/>
                  <w:color w:val="auto"/>
                  <w:kern w:val="0"/>
                  <w:sz w:val="24"/>
                  <w:szCs w:val="24"/>
                  <w:highlight w:val="none"/>
                  <w:lang w:val="en-US" w:eastAsia="zh-CN" w:bidi="zh-CN"/>
                </w:rPr>
                <w:delText>851</w:delText>
              </w:r>
            </w:del>
          </w:p>
        </w:tc>
        <w:tc>
          <w:tcPr>
            <w:tcW w:w="820" w:type="dxa"/>
            <w:tcBorders>
              <w:tl2br w:val="nil"/>
              <w:tr2bl w:val="nil"/>
            </w:tcBorders>
            <w:vAlign w:val="center"/>
          </w:tcPr>
          <w:p w14:paraId="1304D454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del w:id="42" w:author="邹金柱" w:date="2025-10-27T13:58:01Z"/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del w:id="43" w:author="邹金柱" w:date="2025-10-27T13:58:01Z">
              <w:r>
                <w:rPr>
                  <w:rFonts w:hint="default" w:ascii="Times New Roman" w:hAnsi="Times New Roman" w:eastAsia="仿宋_GB2312" w:cs="Times New Roman"/>
                  <w:color w:val="auto"/>
                  <w:kern w:val="0"/>
                  <w:sz w:val="24"/>
                  <w:szCs w:val="24"/>
                  <w:highlight w:val="none"/>
                  <w:lang w:val="en-US" w:eastAsia="zh-CN" w:bidi="zh-CN"/>
                </w:rPr>
                <w:delText>0.94</w:delText>
              </w:r>
            </w:del>
          </w:p>
        </w:tc>
        <w:tc>
          <w:tcPr>
            <w:tcW w:w="711" w:type="dxa"/>
            <w:tcBorders>
              <w:tl2br w:val="nil"/>
              <w:tr2bl w:val="nil"/>
            </w:tcBorders>
            <w:vAlign w:val="center"/>
          </w:tcPr>
          <w:p w14:paraId="7C6C5DD1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del w:id="44" w:author="邹金柱" w:date="2025-10-27T13:58:01Z"/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del w:id="45" w:author="邹金柱" w:date="2025-10-27T13:58:01Z">
              <w:r>
                <w:rPr>
                  <w:rFonts w:hint="default" w:ascii="Times New Roman" w:hAnsi="Times New Roman" w:eastAsia="仿宋_GB2312" w:cs="Times New Roman"/>
                  <w:color w:val="auto"/>
                  <w:kern w:val="0"/>
                  <w:sz w:val="24"/>
                  <w:szCs w:val="24"/>
                  <w:highlight w:val="none"/>
                  <w:lang w:val="en-US" w:eastAsia="zh-CN" w:bidi="zh-CN"/>
                </w:rPr>
                <w:delText>8</w:delText>
              </w:r>
            </w:del>
          </w:p>
        </w:tc>
        <w:tc>
          <w:tcPr>
            <w:tcW w:w="862" w:type="dxa"/>
            <w:tcBorders>
              <w:tl2br w:val="nil"/>
              <w:tr2bl w:val="nil"/>
            </w:tcBorders>
            <w:vAlign w:val="center"/>
          </w:tcPr>
          <w:p w14:paraId="45A8DDE9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del w:id="46" w:author="邹金柱" w:date="2025-10-27T13:58:01Z"/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del w:id="47" w:author="邹金柱" w:date="2025-10-27T13:58:01Z">
              <w:r>
                <w:rPr>
                  <w:rFonts w:hint="default" w:ascii="Times New Roman" w:hAnsi="Times New Roman" w:eastAsia="仿宋_GB2312" w:cs="Times New Roman"/>
                  <w:color w:val="auto"/>
                  <w:kern w:val="0"/>
                  <w:sz w:val="24"/>
                  <w:szCs w:val="24"/>
                  <w:highlight w:val="none"/>
                  <w:lang w:val="en-US" w:eastAsia="zh-CN" w:bidi="zh-CN"/>
                </w:rPr>
                <w:delText>100</w:delText>
              </w:r>
            </w:del>
          </w:p>
        </w:tc>
      </w:tr>
      <w:tr w14:paraId="0C5EF7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977" w:type="dxa"/>
            <w:vMerge w:val="restart"/>
            <w:tcBorders>
              <w:tl2br w:val="nil"/>
              <w:tr2bl w:val="nil"/>
            </w:tcBorders>
            <w:vAlign w:val="center"/>
          </w:tcPr>
          <w:p w14:paraId="29F06D07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85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-CN" w:bidi="ar"/>
              </w:rPr>
              <w:t>知识库</w:t>
            </w:r>
          </w:p>
        </w:tc>
        <w:tc>
          <w:tcPr>
            <w:tcW w:w="1632" w:type="dxa"/>
            <w:vMerge w:val="restart"/>
            <w:tcBorders>
              <w:tl2br w:val="nil"/>
              <w:tr2bl w:val="nil"/>
            </w:tcBorders>
            <w:vAlign w:val="center"/>
          </w:tcPr>
          <w:p w14:paraId="619F7426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85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-CN" w:bidi="ar"/>
              </w:rPr>
              <w:t>APP、智能语音全渠道推广</w:t>
            </w:r>
          </w:p>
        </w:tc>
        <w:tc>
          <w:tcPr>
            <w:tcW w:w="745" w:type="dxa"/>
            <w:vMerge w:val="restart"/>
            <w:tcBorders>
              <w:tl2br w:val="nil"/>
              <w:tr2bl w:val="nil"/>
            </w:tcBorders>
            <w:vAlign w:val="center"/>
          </w:tcPr>
          <w:p w14:paraId="5929CFD8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 w:firstLine="0" w:firstLineChars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-CN" w:bidi="ar"/>
              </w:rPr>
              <w:t>复杂</w:t>
            </w:r>
          </w:p>
        </w:tc>
        <w:tc>
          <w:tcPr>
            <w:tcW w:w="1929" w:type="dxa"/>
            <w:tcBorders>
              <w:tl2br w:val="nil"/>
              <w:tr2bl w:val="nil"/>
            </w:tcBorders>
            <w:vAlign w:val="center"/>
          </w:tcPr>
          <w:p w14:paraId="30389F6E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讯飞0.5B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7EE5D0AC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24</w:t>
            </w:r>
          </w:p>
        </w:tc>
        <w:tc>
          <w:tcPr>
            <w:tcW w:w="820" w:type="dxa"/>
            <w:tcBorders>
              <w:tl2br w:val="nil"/>
              <w:tr2bl w:val="nil"/>
            </w:tcBorders>
            <w:vAlign w:val="center"/>
          </w:tcPr>
          <w:p w14:paraId="5BA758FC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1</w:t>
            </w:r>
          </w:p>
        </w:tc>
        <w:tc>
          <w:tcPr>
            <w:tcW w:w="711" w:type="dxa"/>
            <w:tcBorders>
              <w:tl2br w:val="nil"/>
              <w:tr2bl w:val="nil"/>
            </w:tcBorders>
            <w:vAlign w:val="center"/>
          </w:tcPr>
          <w:p w14:paraId="6250CB8D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1.5</w:t>
            </w:r>
          </w:p>
        </w:tc>
        <w:tc>
          <w:tcPr>
            <w:tcW w:w="862" w:type="dxa"/>
            <w:tcBorders>
              <w:tl2br w:val="nil"/>
              <w:tr2bl w:val="nil"/>
            </w:tcBorders>
            <w:vAlign w:val="center"/>
          </w:tcPr>
          <w:p w14:paraId="1942649B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16</w:t>
            </w:r>
          </w:p>
        </w:tc>
      </w:tr>
      <w:tr w14:paraId="5C3017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977" w:type="dxa"/>
            <w:vMerge w:val="continue"/>
            <w:tcBorders>
              <w:tl2br w:val="nil"/>
              <w:tr2bl w:val="nil"/>
            </w:tcBorders>
            <w:vAlign w:val="center"/>
          </w:tcPr>
          <w:p w14:paraId="611C7782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85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-CN" w:bidi="ar"/>
              </w:rPr>
            </w:pPr>
          </w:p>
        </w:tc>
        <w:tc>
          <w:tcPr>
            <w:tcW w:w="1632" w:type="dxa"/>
            <w:vMerge w:val="continue"/>
            <w:tcBorders>
              <w:tl2br w:val="nil"/>
              <w:tr2bl w:val="nil"/>
            </w:tcBorders>
            <w:vAlign w:val="center"/>
          </w:tcPr>
          <w:p w14:paraId="178C5BDB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85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" w:bidi="ar"/>
              </w:rPr>
            </w:pPr>
          </w:p>
        </w:tc>
        <w:tc>
          <w:tcPr>
            <w:tcW w:w="745" w:type="dxa"/>
            <w:vMerge w:val="continue"/>
            <w:tcBorders>
              <w:tl2br w:val="nil"/>
              <w:tr2bl w:val="nil"/>
            </w:tcBorders>
            <w:vAlign w:val="center"/>
          </w:tcPr>
          <w:p w14:paraId="0FA52E8D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85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" w:bidi="ar"/>
              </w:rPr>
            </w:pPr>
          </w:p>
        </w:tc>
        <w:tc>
          <w:tcPr>
            <w:tcW w:w="1929" w:type="dxa"/>
            <w:tcBorders>
              <w:tl2br w:val="nil"/>
              <w:tr2bl w:val="nil"/>
            </w:tcBorders>
            <w:vAlign w:val="center"/>
          </w:tcPr>
          <w:p w14:paraId="4FC0683C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客服大模型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3CFC681E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50</w:t>
            </w:r>
          </w:p>
        </w:tc>
        <w:tc>
          <w:tcPr>
            <w:tcW w:w="820" w:type="dxa"/>
            <w:tcBorders>
              <w:tl2br w:val="nil"/>
              <w:tr2bl w:val="nil"/>
            </w:tcBorders>
            <w:vAlign w:val="center"/>
          </w:tcPr>
          <w:p w14:paraId="5CE45DA6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711" w:type="dxa"/>
            <w:tcBorders>
              <w:tl2br w:val="nil"/>
              <w:tr2bl w:val="nil"/>
            </w:tcBorders>
            <w:vAlign w:val="center"/>
          </w:tcPr>
          <w:p w14:paraId="10B617B1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5</w:t>
            </w:r>
          </w:p>
        </w:tc>
        <w:tc>
          <w:tcPr>
            <w:tcW w:w="862" w:type="dxa"/>
            <w:tcBorders>
              <w:tl2br w:val="nil"/>
              <w:tr2bl w:val="nil"/>
            </w:tcBorders>
            <w:vAlign w:val="center"/>
          </w:tcPr>
          <w:p w14:paraId="1D6EF7B0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20</w:t>
            </w:r>
          </w:p>
        </w:tc>
      </w:tr>
      <w:tr w14:paraId="08D5FE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977" w:type="dxa"/>
            <w:vMerge w:val="continue"/>
            <w:tcBorders>
              <w:tl2br w:val="nil"/>
              <w:tr2bl w:val="nil"/>
            </w:tcBorders>
            <w:vAlign w:val="center"/>
          </w:tcPr>
          <w:p w14:paraId="20363EE6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85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-CN" w:bidi="ar"/>
              </w:rPr>
            </w:pPr>
          </w:p>
        </w:tc>
        <w:tc>
          <w:tcPr>
            <w:tcW w:w="1632" w:type="dxa"/>
            <w:vMerge w:val="continue"/>
            <w:tcBorders>
              <w:tl2br w:val="nil"/>
              <w:tr2bl w:val="nil"/>
            </w:tcBorders>
            <w:vAlign w:val="center"/>
          </w:tcPr>
          <w:p w14:paraId="73899FCE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85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" w:bidi="ar"/>
              </w:rPr>
            </w:pPr>
          </w:p>
        </w:tc>
        <w:tc>
          <w:tcPr>
            <w:tcW w:w="745" w:type="dxa"/>
            <w:vMerge w:val="continue"/>
            <w:tcBorders>
              <w:tl2br w:val="nil"/>
              <w:tr2bl w:val="nil"/>
            </w:tcBorders>
            <w:vAlign w:val="center"/>
          </w:tcPr>
          <w:p w14:paraId="1286F3E0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85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" w:bidi="ar"/>
              </w:rPr>
            </w:pPr>
          </w:p>
        </w:tc>
        <w:tc>
          <w:tcPr>
            <w:tcW w:w="1929" w:type="dxa"/>
            <w:tcBorders>
              <w:tl2br w:val="nil"/>
              <w:tr2bl w:val="nil"/>
            </w:tcBorders>
            <w:vAlign w:val="center"/>
          </w:tcPr>
          <w:p w14:paraId="6CF2E829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向量模型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56464543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2200</w:t>
            </w:r>
          </w:p>
        </w:tc>
        <w:tc>
          <w:tcPr>
            <w:tcW w:w="820" w:type="dxa"/>
            <w:tcBorders>
              <w:tl2br w:val="nil"/>
              <w:tr2bl w:val="nil"/>
            </w:tcBorders>
            <w:vAlign w:val="center"/>
          </w:tcPr>
          <w:p w14:paraId="24F08508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0.5</w:t>
            </w:r>
          </w:p>
        </w:tc>
        <w:tc>
          <w:tcPr>
            <w:tcW w:w="711" w:type="dxa"/>
            <w:tcBorders>
              <w:tl2br w:val="nil"/>
              <w:tr2bl w:val="nil"/>
            </w:tcBorders>
            <w:vAlign w:val="center"/>
          </w:tcPr>
          <w:p w14:paraId="2F9185F6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70</w:t>
            </w:r>
          </w:p>
        </w:tc>
        <w:tc>
          <w:tcPr>
            <w:tcW w:w="862" w:type="dxa"/>
            <w:tcBorders>
              <w:tl2br w:val="nil"/>
              <w:tr2bl w:val="nil"/>
            </w:tcBorders>
            <w:vAlign w:val="center"/>
          </w:tcPr>
          <w:p w14:paraId="485974ED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16</w:t>
            </w:r>
          </w:p>
        </w:tc>
      </w:tr>
      <w:tr w14:paraId="202721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977" w:type="dxa"/>
            <w:vMerge w:val="continue"/>
            <w:tcBorders>
              <w:tl2br w:val="nil"/>
              <w:tr2bl w:val="nil"/>
            </w:tcBorders>
            <w:vAlign w:val="center"/>
          </w:tcPr>
          <w:p w14:paraId="3B65129A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85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-CN" w:bidi="ar"/>
              </w:rPr>
            </w:pPr>
          </w:p>
        </w:tc>
        <w:tc>
          <w:tcPr>
            <w:tcW w:w="1632" w:type="dxa"/>
            <w:vMerge w:val="continue"/>
            <w:tcBorders>
              <w:tl2br w:val="nil"/>
              <w:tr2bl w:val="nil"/>
            </w:tcBorders>
            <w:vAlign w:val="center"/>
          </w:tcPr>
          <w:p w14:paraId="12E993C9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85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" w:bidi="ar"/>
              </w:rPr>
            </w:pPr>
          </w:p>
        </w:tc>
        <w:tc>
          <w:tcPr>
            <w:tcW w:w="745" w:type="dxa"/>
            <w:vMerge w:val="continue"/>
            <w:tcBorders>
              <w:tl2br w:val="nil"/>
              <w:tr2bl w:val="nil"/>
            </w:tcBorders>
            <w:vAlign w:val="center"/>
          </w:tcPr>
          <w:p w14:paraId="2E5732F7">
            <w:pPr>
              <w:pStyle w:val="1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85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ind w:left="0" w:right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4"/>
                <w:szCs w:val="24"/>
                <w:highlight w:val="none"/>
                <w:vertAlign w:val="baseline"/>
                <w:lang w:val="en-US" w:eastAsia="zh" w:bidi="ar"/>
              </w:rPr>
            </w:pPr>
          </w:p>
        </w:tc>
        <w:tc>
          <w:tcPr>
            <w:tcW w:w="1929" w:type="dxa"/>
            <w:tcBorders>
              <w:tl2br w:val="nil"/>
              <w:tr2bl w:val="nil"/>
            </w:tcBorders>
            <w:vAlign w:val="center"/>
          </w:tcPr>
          <w:p w14:paraId="66A3829D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DS-32B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41F27830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1</w:t>
            </w:r>
          </w:p>
        </w:tc>
        <w:tc>
          <w:tcPr>
            <w:tcW w:w="820" w:type="dxa"/>
            <w:tcBorders>
              <w:tl2br w:val="nil"/>
              <w:tr2bl w:val="nil"/>
            </w:tcBorders>
            <w:vAlign w:val="center"/>
          </w:tcPr>
          <w:p w14:paraId="5D6825FD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25</w:t>
            </w:r>
          </w:p>
        </w:tc>
        <w:tc>
          <w:tcPr>
            <w:tcW w:w="711" w:type="dxa"/>
            <w:tcBorders>
              <w:tl2br w:val="nil"/>
              <w:tr2bl w:val="nil"/>
            </w:tcBorders>
            <w:vAlign w:val="center"/>
          </w:tcPr>
          <w:p w14:paraId="1CC3D26C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1.8</w:t>
            </w:r>
          </w:p>
        </w:tc>
        <w:tc>
          <w:tcPr>
            <w:tcW w:w="862" w:type="dxa"/>
            <w:tcBorders>
              <w:tl2br w:val="nil"/>
              <w:tr2bl w:val="nil"/>
            </w:tcBorders>
            <w:vAlign w:val="center"/>
          </w:tcPr>
          <w:p w14:paraId="50784473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14</w:t>
            </w:r>
          </w:p>
        </w:tc>
      </w:tr>
      <w:tr w14:paraId="24DDE0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6007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E7F3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增加10%应急资源</w:t>
            </w:r>
          </w:p>
        </w:tc>
        <w:tc>
          <w:tcPr>
            <w:tcW w:w="2393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0138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40</w:t>
            </w:r>
          </w:p>
        </w:tc>
      </w:tr>
      <w:tr w14:paraId="1E1824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6007" w:type="dxa"/>
            <w:gridSpan w:val="5"/>
            <w:tcBorders>
              <w:tl2br w:val="nil"/>
              <w:tr2bl w:val="nil"/>
            </w:tcBorders>
            <w:vAlign w:val="center"/>
          </w:tcPr>
          <w:p w14:paraId="4DF5C2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lang w:val="en-US" w:eastAsia="zh" w:bidi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总计</w:t>
            </w:r>
          </w:p>
        </w:tc>
        <w:tc>
          <w:tcPr>
            <w:tcW w:w="2393" w:type="dxa"/>
            <w:gridSpan w:val="3"/>
            <w:tcBorders>
              <w:tl2br w:val="nil"/>
              <w:tr2bl w:val="nil"/>
            </w:tcBorders>
            <w:vAlign w:val="center"/>
          </w:tcPr>
          <w:p w14:paraId="33F072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442</w:t>
            </w:r>
          </w:p>
        </w:tc>
      </w:tr>
    </w:tbl>
    <w:p w14:paraId="124732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8" w:lineRule="atLeast"/>
        <w:ind w:firstLine="723" w:firstLineChars="225"/>
        <w:jc w:val="left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bidi="zh-CN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kern w:val="0"/>
          <w:sz w:val="32"/>
          <w:szCs w:val="32"/>
          <w:highlight w:val="none"/>
          <w:lang w:bidi="zh-CN"/>
        </w:rPr>
        <w:t>效益分析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bidi="zh-CN"/>
        </w:rPr>
        <w:t>：灵犀作为重要的价值创造渠道，其业务价值与用户交互规模密切相关。2025年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bidi="zh-CN"/>
        </w:rPr>
        <w:t>8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bidi="zh-CN"/>
        </w:rPr>
        <w:t>月，灵犀活跃用户达到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bidi="zh-CN"/>
        </w:rPr>
        <w:t>6247.6万，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bidi="zh-CN"/>
        </w:rPr>
        <w:t>实现月营销价值贡献1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bidi="zh-CN"/>
        </w:rPr>
        <w:t>359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bidi="zh-CN"/>
        </w:rPr>
        <w:t>.1万元，以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bidi="zh-CN"/>
        </w:rPr>
        <w:t>8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bidi="zh-CN"/>
        </w:rPr>
        <w:t>月数据为基准粗略估算（1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bidi="zh-CN"/>
        </w:rPr>
        <w:t>359.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bidi="zh-CN"/>
        </w:rPr>
        <w:t xml:space="preserve">1万价值 / 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bidi="zh-CN"/>
        </w:rPr>
        <w:t>6247.6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bidi="zh-CN"/>
        </w:rPr>
        <w:t>万活跃用户≈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bidi="zh-CN"/>
        </w:rPr>
        <w:t>0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bidi="zh-CN"/>
        </w:rPr>
        <w:t>.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bidi="zh-CN"/>
        </w:rPr>
        <w:t>22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bidi="zh-CN"/>
        </w:rPr>
        <w:t>元/活跃用户），预估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bidi="zh-CN"/>
        </w:rPr>
        <w:t>2026年12月可达到8000万活跃用户，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bidi="zh-CN"/>
        </w:rPr>
        <w:t>理论上可带来约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bidi="zh-CN"/>
        </w:rPr>
        <w:t>1760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bidi="zh-CN"/>
        </w:rPr>
        <w:t>万元的营销价值。</w:t>
      </w:r>
    </w:p>
    <w:p w14:paraId="15E2493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line="360" w:lineRule="auto"/>
        <w:ind w:firstLine="720" w:firstLineChars="0"/>
        <w:jc w:val="left"/>
        <w:outlineLvl w:val="1"/>
        <w:rPr>
          <w:rFonts w:hint="eastAsia" w:ascii="楷体" w:hAnsi="楷体" w:eastAsia="楷体" w:cs="楷体"/>
          <w:b/>
          <w:bCs/>
          <w:color w:val="auto"/>
          <w:sz w:val="32"/>
          <w:szCs w:val="32"/>
          <w:highlight w:val="none"/>
          <w:lang w:val="en-US" w:eastAsia="zh-CN" w:bidi="zh-CN"/>
        </w:rPr>
      </w:pPr>
      <w:r>
        <w:rPr>
          <w:rFonts w:hint="eastAsia" w:ascii="楷体" w:hAnsi="楷体" w:eastAsia="楷体" w:cs="楷体"/>
          <w:b/>
          <w:bCs/>
          <w:color w:val="auto"/>
          <w:sz w:val="32"/>
          <w:szCs w:val="32"/>
          <w:highlight w:val="none"/>
          <w:lang w:val="en-US" w:eastAsia="zh-CN" w:bidi="zh-CN"/>
        </w:rPr>
        <w:t>智能语音客服智算资源量</w:t>
      </w:r>
    </w:p>
    <w:p w14:paraId="7097B658">
      <w:pPr>
        <w:spacing w:line="18" w:lineRule="atLeast"/>
        <w:ind w:firstLine="720" w:firstLineChars="225"/>
        <w:jc w:val="left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zh-CN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zh-CN"/>
        </w:rPr>
        <w:t>据AI能力中心反馈，为支撑日间智能语音客服31个省份规模化接入客服大模型，需高性能推理卡449张，另按10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lang w:val="en-US" w:eastAsia="zh-CN"/>
        </w:rPr>
        <w:t>%规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0"/>
          <w:sz w:val="32"/>
          <w:szCs w:val="32"/>
          <w:highlight w:val="none"/>
          <w:lang w:val="en-US" w:eastAsia="zh-CN" w:bidi="zh-CN"/>
        </w:rPr>
        <w:t>模预留应急资源，高性能推理卡需求上限为494张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zh-CN"/>
        </w:rPr>
        <w:t>。</w:t>
      </w:r>
    </w:p>
    <w:tbl>
      <w:tblPr>
        <w:tblStyle w:val="7"/>
        <w:tblW w:w="4930" w:type="pct"/>
        <w:tblInd w:w="12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"/>
        <w:gridCol w:w="1271"/>
        <w:gridCol w:w="946"/>
        <w:gridCol w:w="1525"/>
        <w:gridCol w:w="1006"/>
        <w:gridCol w:w="879"/>
        <w:gridCol w:w="870"/>
        <w:gridCol w:w="863"/>
      </w:tblGrid>
      <w:tr w14:paraId="48AC78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621" w:type="pct"/>
            <w:vMerge w:val="restart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38B3E7D6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应用</w:t>
            </w:r>
          </w:p>
          <w:p w14:paraId="02EBAD29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名称</w:t>
            </w:r>
          </w:p>
        </w:tc>
        <w:tc>
          <w:tcPr>
            <w:tcW w:w="756" w:type="pct"/>
            <w:vMerge w:val="restart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72B16934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推广目标</w:t>
            </w:r>
          </w:p>
        </w:tc>
        <w:tc>
          <w:tcPr>
            <w:tcW w:w="2068" w:type="pct"/>
            <w:gridSpan w:val="3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0CF95D8E">
            <w:pPr>
              <w:pStyle w:val="5"/>
              <w:keepNext w:val="0"/>
              <w:keepLines w:val="0"/>
              <w:widowControl/>
              <w:suppressLineNumbers w:val="0"/>
              <w:tabs>
                <w:tab w:val="left" w:pos="851"/>
              </w:tabs>
              <w:autoSpaceDE w:val="0"/>
              <w:autoSpaceDN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业务数据</w:t>
            </w:r>
          </w:p>
        </w:tc>
        <w:tc>
          <w:tcPr>
            <w:tcW w:w="1553" w:type="pct"/>
            <w:gridSpan w:val="3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55994D10">
            <w:pPr>
              <w:pStyle w:val="5"/>
              <w:keepNext w:val="0"/>
              <w:keepLines w:val="0"/>
              <w:widowControl/>
              <w:suppressLineNumbers w:val="0"/>
              <w:tabs>
                <w:tab w:val="left" w:pos="851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高性能卡</w:t>
            </w:r>
          </w:p>
        </w:tc>
      </w:tr>
      <w:tr w14:paraId="1E938B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21" w:type="pct"/>
            <w:vMerge w:val="continue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20F1F6D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756" w:type="pct"/>
            <w:vMerge w:val="continue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2400A54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562" w:type="pct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02D3EC00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场景</w:t>
            </w:r>
          </w:p>
        </w:tc>
        <w:tc>
          <w:tcPr>
            <w:tcW w:w="907" w:type="pct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1C6E9611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模型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4CF452B3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QPS峰值</w:t>
            </w:r>
          </w:p>
        </w:tc>
        <w:tc>
          <w:tcPr>
            <w:tcW w:w="522" w:type="pct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23E80DA5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时长（秒）</w:t>
            </w:r>
          </w:p>
        </w:tc>
        <w:tc>
          <w:tcPr>
            <w:tcW w:w="517" w:type="pct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564B33DE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单卡QPS</w:t>
            </w:r>
          </w:p>
        </w:tc>
        <w:tc>
          <w:tcPr>
            <w:tcW w:w="513" w:type="pct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484B22A2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卡数</w:t>
            </w:r>
          </w:p>
        </w:tc>
      </w:tr>
      <w:tr w14:paraId="064C2F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62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3A02AC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lang w:val="en-US" w:eastAsia="zh-CN" w:bidi="ar"/>
              </w:rPr>
              <w:t>智能语音客服</w:t>
            </w:r>
          </w:p>
        </w:tc>
        <w:tc>
          <w:tcPr>
            <w:tcW w:w="75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6D6FDD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夜间31省、日间31省</w:t>
            </w:r>
          </w:p>
        </w:tc>
        <w:tc>
          <w:tcPr>
            <w:tcW w:w="56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D1E77D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复杂</w:t>
            </w:r>
          </w:p>
        </w:tc>
        <w:tc>
          <w:tcPr>
            <w:tcW w:w="90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34A9E4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自研意图识别大模型-14B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737E6A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3821</w:t>
            </w:r>
          </w:p>
        </w:tc>
        <w:tc>
          <w:tcPr>
            <w:tcW w:w="52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CBC572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kinsoku/>
              <w:wordWrap/>
              <w:overflowPunct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bidi="zh-CN"/>
              </w:rPr>
              <w:t>0.94</w:t>
            </w:r>
          </w:p>
        </w:tc>
        <w:tc>
          <w:tcPr>
            <w:tcW w:w="51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9BE0B7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kinsoku/>
              <w:wordWrap/>
              <w:overflowPunct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bidi="zh-CN"/>
              </w:rPr>
              <w:t>8</w:t>
            </w:r>
          </w:p>
        </w:tc>
        <w:tc>
          <w:tcPr>
            <w:tcW w:w="51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86D4C4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kinsoku/>
              <w:wordWrap/>
              <w:overflowPunct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bidi="zh-CN"/>
              </w:rPr>
              <w:t>4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bidi="zh-CN"/>
              </w:rPr>
              <w:t>49</w:t>
            </w:r>
          </w:p>
        </w:tc>
      </w:tr>
      <w:tr w14:paraId="0047E2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3446" w:type="pct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FD99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增加10%应急资源</w:t>
            </w:r>
          </w:p>
        </w:tc>
        <w:tc>
          <w:tcPr>
            <w:tcW w:w="1553" w:type="pct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B58E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45</w:t>
            </w:r>
          </w:p>
        </w:tc>
      </w:tr>
      <w:tr w14:paraId="122CC9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3446" w:type="pct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25F6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总计</w:t>
            </w:r>
          </w:p>
        </w:tc>
        <w:tc>
          <w:tcPr>
            <w:tcW w:w="1553" w:type="pct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566B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494</w:t>
            </w:r>
          </w:p>
        </w:tc>
      </w:tr>
    </w:tbl>
    <w:p w14:paraId="0FD10986">
      <w:pPr>
        <w:keepNext w:val="0"/>
        <w:keepLines w:val="0"/>
        <w:pageBreakBefore w:val="0"/>
        <w:widowControl/>
        <w:numPr>
          <w:ilvl w:val="-1"/>
          <w:numId w:val="0"/>
        </w:numPr>
        <w:kinsoku/>
        <w:wordWrap/>
        <w:overflowPunct/>
        <w:topLinePunct w:val="0"/>
        <w:bidi w:val="0"/>
        <w:snapToGrid/>
        <w:spacing w:line="18" w:lineRule="atLeast"/>
        <w:ind w:left="0" w:firstLine="723" w:firstLineChars="225"/>
        <w:jc w:val="left"/>
        <w:outlineLvl w:val="9"/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lang w:val="en-US" w:eastAsia="zh-CN" w:bidi="zh-CN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lang w:val="en-US" w:eastAsia="zh-CN" w:bidi="zh-CN"/>
        </w:rPr>
        <w:t>效益分析：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lang w:val="en-US" w:eastAsia="zh-CN" w:bidi="zh-CN"/>
        </w:rPr>
        <w:t>智能语音客服是典型的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bidi="zh-CN"/>
        </w:rPr>
        <w:t>降本增效应用。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bidi="zh-CN"/>
        </w:rPr>
        <w:t>2025年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bidi="zh-CN"/>
        </w:rPr>
        <w:t>7月，智能语音客服（夜间）全网降本增效价值176.7万元。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bidi="zh-CN"/>
        </w:rPr>
        <w:t>2026年计划将应用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bidi="zh-CN"/>
        </w:rPr>
        <w:t>扩展至日间3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bidi="zh-CN"/>
        </w:rPr>
        <w:t>1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bidi="zh-CN"/>
        </w:rPr>
        <w:t>省，预计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bidi="zh-CN"/>
        </w:rPr>
        <w:t>日、夜间累计交互量将达到目前的40.5倍，预期价值约7156.4万元。另外，</w:t>
      </w:r>
      <w:ins w:id="48" w:author="邹金柱" w:date="2025-10-27T14:27:32Z">
        <w:r>
          <w:rPr>
            <w:rFonts w:hint="eastAsia" w:eastAsia="仿宋_GB2312" w:cs="Times New Roman"/>
            <w:color w:val="auto"/>
            <w:kern w:val="0"/>
            <w:sz w:val="32"/>
            <w:szCs w:val="32"/>
            <w:highlight w:val="none"/>
            <w:lang w:val="en-US" w:bidi="zh-CN"/>
          </w:rPr>
          <w:t>智能</w:t>
        </w:r>
      </w:ins>
      <w:ins w:id="49" w:author="邹金柱" w:date="2025-10-27T14:27:34Z">
        <w:r>
          <w:rPr>
            <w:rFonts w:hint="eastAsia" w:eastAsia="仿宋_GB2312" w:cs="Times New Roman"/>
            <w:color w:val="auto"/>
            <w:kern w:val="0"/>
            <w:sz w:val="32"/>
            <w:szCs w:val="32"/>
            <w:highlight w:val="none"/>
            <w:lang w:val="en-US" w:bidi="zh-CN"/>
          </w:rPr>
          <w:t>语音</w:t>
        </w:r>
      </w:ins>
      <w:ins w:id="50" w:author="邹金柱" w:date="2025-10-27T14:27:36Z">
        <w:r>
          <w:rPr>
            <w:rFonts w:hint="eastAsia" w:eastAsia="仿宋_GB2312" w:cs="Times New Roman"/>
            <w:color w:val="auto"/>
            <w:kern w:val="0"/>
            <w:sz w:val="32"/>
            <w:szCs w:val="32"/>
            <w:highlight w:val="none"/>
            <w:lang w:val="en-US" w:bidi="zh-CN"/>
          </w:rPr>
          <w:t>在</w:t>
        </w:r>
      </w:ins>
      <w:ins w:id="51" w:author="邹金柱" w:date="2025-10-27T14:27:40Z">
        <w:r>
          <w:rPr>
            <w:rFonts w:hint="eastAsia" w:eastAsia="仿宋_GB2312" w:cs="Times New Roman"/>
            <w:color w:val="auto"/>
            <w:kern w:val="0"/>
            <w:sz w:val="32"/>
            <w:szCs w:val="32"/>
            <w:highlight w:val="none"/>
            <w:lang w:val="en-US" w:bidi="zh-CN"/>
          </w:rPr>
          <w:t>应用</w:t>
        </w:r>
      </w:ins>
      <w:ins w:id="52" w:author="邹金柱" w:date="2025-10-27T14:27:42Z">
        <w:r>
          <w:rPr>
            <w:rFonts w:hint="eastAsia" w:eastAsia="仿宋_GB2312" w:cs="Times New Roman"/>
            <w:color w:val="auto"/>
            <w:kern w:val="0"/>
            <w:sz w:val="32"/>
            <w:szCs w:val="32"/>
            <w:highlight w:val="none"/>
            <w:lang w:val="en-US" w:bidi="zh-CN"/>
          </w:rPr>
          <w:t>试点</w:t>
        </w:r>
      </w:ins>
      <w:ins w:id="53" w:author="邹金柱" w:date="2025-10-27T14:27:43Z">
        <w:r>
          <w:rPr>
            <w:rFonts w:hint="eastAsia" w:eastAsia="仿宋_GB2312" w:cs="Times New Roman"/>
            <w:color w:val="auto"/>
            <w:kern w:val="0"/>
            <w:sz w:val="32"/>
            <w:szCs w:val="32"/>
            <w:highlight w:val="none"/>
            <w:lang w:val="en-US" w:bidi="zh-CN"/>
          </w:rPr>
          <w:t>期间</w:t>
        </w:r>
      </w:ins>
      <w:ins w:id="54" w:author="邹金柱" w:date="2025-10-27T14:27:46Z">
        <w:r>
          <w:rPr>
            <w:rFonts w:hint="eastAsia" w:eastAsia="仿宋_GB2312" w:cs="Times New Roman"/>
            <w:color w:val="auto"/>
            <w:kern w:val="0"/>
            <w:sz w:val="32"/>
            <w:szCs w:val="32"/>
            <w:highlight w:val="none"/>
            <w:lang w:val="en-US" w:bidi="zh-CN"/>
          </w:rPr>
          <w:t>同比</w:t>
        </w:r>
      </w:ins>
      <w:ins w:id="55" w:author="邹金柱" w:date="2025-10-27T14:27:47Z">
        <w:r>
          <w:rPr>
            <w:rFonts w:hint="eastAsia" w:eastAsia="仿宋_GB2312" w:cs="Times New Roman"/>
            <w:color w:val="auto"/>
            <w:kern w:val="0"/>
            <w:sz w:val="32"/>
            <w:szCs w:val="32"/>
            <w:highlight w:val="none"/>
            <w:lang w:val="en-US" w:bidi="zh-CN"/>
          </w:rPr>
          <w:t>也</w:t>
        </w:r>
      </w:ins>
      <w:ins w:id="56" w:author="邹金柱" w:date="2025-10-27T14:27:52Z">
        <w:r>
          <w:rPr>
            <w:rFonts w:hint="eastAsia" w:eastAsia="仿宋_GB2312" w:cs="Times New Roman"/>
            <w:color w:val="auto"/>
            <w:kern w:val="0"/>
            <w:sz w:val="32"/>
            <w:szCs w:val="32"/>
            <w:highlight w:val="none"/>
            <w:lang w:val="en-US" w:bidi="zh-CN"/>
          </w:rPr>
          <w:t>实现</w:t>
        </w:r>
      </w:ins>
      <w:ins w:id="57" w:author="邹金柱" w:date="2025-10-27T14:27:53Z">
        <w:r>
          <w:rPr>
            <w:rFonts w:hint="eastAsia" w:eastAsia="仿宋_GB2312" w:cs="Times New Roman"/>
            <w:color w:val="auto"/>
            <w:kern w:val="0"/>
            <w:sz w:val="32"/>
            <w:szCs w:val="32"/>
            <w:highlight w:val="none"/>
            <w:lang w:val="en-US" w:bidi="zh-CN"/>
          </w:rPr>
          <w:t>了</w:t>
        </w:r>
      </w:ins>
      <w:ins w:id="58" w:author="邹金柱" w:date="2025-10-27T14:27:54Z">
        <w:r>
          <w:rPr>
            <w:rFonts w:hint="eastAsia" w:eastAsia="仿宋_GB2312" w:cs="Times New Roman"/>
            <w:color w:val="auto"/>
            <w:kern w:val="0"/>
            <w:sz w:val="32"/>
            <w:szCs w:val="32"/>
            <w:highlight w:val="none"/>
            <w:lang w:val="en-US" w:bidi="zh-CN"/>
          </w:rPr>
          <w:t>约</w:t>
        </w:r>
      </w:ins>
      <w:ins w:id="59" w:author="邹金柱" w:date="2025-10-27T14:27:55Z">
        <w:r>
          <w:rPr>
            <w:rFonts w:hint="eastAsia" w:eastAsia="仿宋_GB2312" w:cs="Times New Roman"/>
            <w:color w:val="auto"/>
            <w:kern w:val="0"/>
            <w:sz w:val="32"/>
            <w:szCs w:val="32"/>
            <w:highlight w:val="none"/>
            <w:lang w:val="en-US" w:bidi="zh-CN"/>
          </w:rPr>
          <w:t>1</w:t>
        </w:r>
      </w:ins>
      <w:ins w:id="60" w:author="邹金柱" w:date="2025-10-27T14:27:57Z">
        <w:r>
          <w:rPr>
            <w:rFonts w:hint="eastAsia" w:eastAsia="仿宋_GB2312" w:cs="Times New Roman"/>
            <w:color w:val="auto"/>
            <w:kern w:val="0"/>
            <w:sz w:val="32"/>
            <w:szCs w:val="32"/>
            <w:highlight w:val="none"/>
            <w:lang w:val="en-US" w:bidi="zh-CN"/>
          </w:rPr>
          <w:t>个百分</w:t>
        </w:r>
      </w:ins>
      <w:ins w:id="61" w:author="邹金柱" w:date="2025-10-27T14:27:59Z">
        <w:r>
          <w:rPr>
            <w:rFonts w:hint="eastAsia" w:eastAsia="仿宋_GB2312" w:cs="Times New Roman"/>
            <w:color w:val="auto"/>
            <w:kern w:val="0"/>
            <w:sz w:val="32"/>
            <w:szCs w:val="32"/>
            <w:highlight w:val="none"/>
            <w:lang w:val="en-US" w:bidi="zh-CN"/>
          </w:rPr>
          <w:t>点</w:t>
        </w:r>
      </w:ins>
      <w:ins w:id="62" w:author="邹金柱" w:date="2025-10-27T14:28:00Z">
        <w:r>
          <w:rPr>
            <w:rFonts w:hint="eastAsia" w:eastAsia="仿宋_GB2312" w:cs="Times New Roman"/>
            <w:color w:val="auto"/>
            <w:kern w:val="0"/>
            <w:sz w:val="32"/>
            <w:szCs w:val="32"/>
            <w:highlight w:val="none"/>
            <w:lang w:val="en-US" w:bidi="zh-CN"/>
          </w:rPr>
          <w:t>的</w:t>
        </w:r>
      </w:ins>
      <w:ins w:id="63" w:author="邹金柱" w:date="2025-10-27T14:28:01Z">
        <w:r>
          <w:rPr>
            <w:rFonts w:hint="eastAsia" w:eastAsia="仿宋_GB2312" w:cs="Times New Roman"/>
            <w:color w:val="auto"/>
            <w:kern w:val="0"/>
            <w:sz w:val="32"/>
            <w:szCs w:val="32"/>
            <w:highlight w:val="none"/>
            <w:lang w:val="en-US" w:bidi="zh-CN"/>
          </w:rPr>
          <w:t>降幅</w:t>
        </w:r>
      </w:ins>
      <w:del w:id="64" w:author="邹金柱" w:date="2025-10-27T14:28:13Z">
        <w:r>
          <w:rPr>
            <w:rFonts w:hint="default" w:ascii="Times New Roman" w:hAnsi="Times New Roman" w:eastAsia="仿宋_GB2312" w:cs="Times New Roman"/>
            <w:color w:val="auto"/>
            <w:kern w:val="0"/>
            <w:sz w:val="32"/>
            <w:szCs w:val="32"/>
            <w:highlight w:val="none"/>
            <w:lang w:bidi="zh-CN"/>
          </w:rPr>
          <w:delText>夜间全网应用已使转人工率压降4.07个百分点，福建等试点省份日间应用也实现了2个百分点的降幅</w:delText>
        </w:r>
      </w:del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bidi="zh-CN"/>
        </w:rPr>
        <w:t>。待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bidi="zh-CN"/>
        </w:rPr>
        <w:t>31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bidi="zh-CN"/>
        </w:rPr>
        <w:t>省全面推广后，转人工率有望进一步广泛下降，有效缓解</w:t>
      </w:r>
      <w:bookmarkStart w:id="0" w:name="_GoBack"/>
      <w:bookmarkEnd w:id="0"/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bidi="zh-CN"/>
        </w:rPr>
        <w:t>人工坐席压力，显著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lang w:val="en-US" w:eastAsia="zh-CN" w:bidi="zh-CN"/>
        </w:rPr>
        <w:t>提升客服服务效率与体验。</w:t>
      </w:r>
    </w:p>
    <w:p w14:paraId="220B7C9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line="360" w:lineRule="auto"/>
        <w:ind w:firstLine="720" w:firstLineChars="0"/>
        <w:jc w:val="left"/>
        <w:outlineLvl w:val="1"/>
        <w:rPr>
          <w:rFonts w:hint="eastAsia" w:ascii="楷体" w:hAnsi="楷体" w:eastAsia="楷体" w:cs="楷体"/>
          <w:b/>
          <w:bCs/>
          <w:color w:val="auto"/>
          <w:sz w:val="32"/>
          <w:szCs w:val="32"/>
          <w:highlight w:val="none"/>
          <w:lang w:val="en-US" w:eastAsia="zh-CN" w:bidi="zh-CN"/>
        </w:rPr>
      </w:pPr>
      <w:r>
        <w:rPr>
          <w:rFonts w:hint="eastAsia" w:ascii="楷体" w:hAnsi="楷体" w:eastAsia="楷体" w:cs="楷体"/>
          <w:b/>
          <w:bCs/>
          <w:color w:val="auto"/>
          <w:sz w:val="32"/>
          <w:szCs w:val="32"/>
          <w:highlight w:val="none"/>
          <w:lang w:val="en-US" w:eastAsia="zh-CN" w:bidi="zh-CN"/>
        </w:rPr>
        <w:t>客服赋能场景智算资源量</w:t>
      </w:r>
    </w:p>
    <w:p w14:paraId="1FA78080">
      <w:pPr>
        <w:spacing w:line="18" w:lineRule="atLeast"/>
        <w:ind w:firstLine="720" w:firstLineChars="225"/>
        <w:jc w:val="left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zh-CN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zh-CN"/>
        </w:rPr>
        <w:t>据AI能力中心反馈，下阶段将推进智能工单、智能教练、质检与风控等规模推广，以及分中心一线“AI+”众创，需高性能推理卡966张、低性能推理卡40张，另按10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lang w:val="en-US" w:eastAsia="zh-CN"/>
        </w:rPr>
        <w:t>%规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0"/>
          <w:sz w:val="32"/>
          <w:szCs w:val="32"/>
          <w:highlight w:val="none"/>
          <w:lang w:val="en-US" w:eastAsia="zh-CN" w:bidi="zh-CN"/>
        </w:rPr>
        <w:t>模预留应急资源，高性能推理卡需求上限为1062张、低性能推理卡需求上限为44张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zh-CN"/>
        </w:rPr>
        <w:t>。</w:t>
      </w:r>
    </w:p>
    <w:tbl>
      <w:tblPr>
        <w:tblStyle w:val="6"/>
        <w:tblW w:w="9270" w:type="dxa"/>
        <w:tblInd w:w="-382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1040"/>
        <w:gridCol w:w="790"/>
        <w:gridCol w:w="1170"/>
        <w:gridCol w:w="810"/>
        <w:gridCol w:w="1000"/>
        <w:gridCol w:w="790"/>
        <w:gridCol w:w="740"/>
        <w:gridCol w:w="850"/>
        <w:gridCol w:w="720"/>
        <w:gridCol w:w="540"/>
      </w:tblGrid>
      <w:tr w14:paraId="2680F0B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20" w:type="dxa"/>
            <w:vMerge w:val="restart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45483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应用名称</w:t>
            </w:r>
          </w:p>
        </w:tc>
        <w:tc>
          <w:tcPr>
            <w:tcW w:w="1040" w:type="dxa"/>
            <w:vMerge w:val="restart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26727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推广目标</w:t>
            </w:r>
          </w:p>
        </w:tc>
        <w:tc>
          <w:tcPr>
            <w:tcW w:w="2770" w:type="dxa"/>
            <w:gridSpan w:val="3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36ADC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业务数据</w:t>
            </w:r>
          </w:p>
        </w:tc>
        <w:tc>
          <w:tcPr>
            <w:tcW w:w="2530" w:type="dxa"/>
            <w:gridSpan w:val="3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56533F12">
            <w:pPr>
              <w:keepNext w:val="0"/>
              <w:keepLines w:val="0"/>
              <w:widowControl/>
              <w:suppressLineNumbers w:val="0"/>
              <w:ind w:firstLineChars="20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高性能卡</w:t>
            </w:r>
          </w:p>
        </w:tc>
        <w:tc>
          <w:tcPr>
            <w:tcW w:w="2110" w:type="dxa"/>
            <w:gridSpan w:val="3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145F7CBA">
            <w:pPr>
              <w:keepNext w:val="0"/>
              <w:keepLines w:val="0"/>
              <w:widowControl/>
              <w:suppressLineNumbers w:val="0"/>
              <w:ind w:firstLineChars="20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低性能卡</w:t>
            </w:r>
          </w:p>
        </w:tc>
      </w:tr>
      <w:tr w14:paraId="4C10F33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820" w:type="dxa"/>
            <w:vMerge w:val="continue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61568B6C">
            <w:pPr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1040" w:type="dxa"/>
            <w:vMerge w:val="continue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672D221D">
            <w:pPr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790" w:type="dxa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6380D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场景</w:t>
            </w:r>
          </w:p>
        </w:tc>
        <w:tc>
          <w:tcPr>
            <w:tcW w:w="1170" w:type="dxa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66A44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模型</w:t>
            </w:r>
          </w:p>
        </w:tc>
        <w:tc>
          <w:tcPr>
            <w:tcW w:w="810" w:type="dxa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557F7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QPS峰值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3AC0E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时长（秒）</w:t>
            </w:r>
          </w:p>
        </w:tc>
        <w:tc>
          <w:tcPr>
            <w:tcW w:w="790" w:type="dxa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12B95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单卡</w:t>
            </w:r>
            <w:r>
              <w:rPr>
                <w:rStyle w:val="15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QPS</w:t>
            </w:r>
          </w:p>
        </w:tc>
        <w:tc>
          <w:tcPr>
            <w:tcW w:w="740" w:type="dxa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3E4B9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卡数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268C4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时长（秒）</w:t>
            </w:r>
          </w:p>
        </w:tc>
        <w:tc>
          <w:tcPr>
            <w:tcW w:w="720" w:type="dxa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0EB01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单卡</w:t>
            </w:r>
            <w:r>
              <w:rPr>
                <w:rStyle w:val="15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QPS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0D456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卡数</w:t>
            </w:r>
          </w:p>
        </w:tc>
      </w:tr>
      <w:tr w14:paraId="1D7EAE3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82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039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坐席辅助</w:t>
            </w:r>
          </w:p>
        </w:tc>
        <w:tc>
          <w:tcPr>
            <w:tcW w:w="104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F0E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智能工单</w:t>
            </w:r>
            <w:r>
              <w:rPr>
                <w:rStyle w:val="16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在线和热线覆盖</w:t>
            </w:r>
            <w:r>
              <w:rPr>
                <w:rStyle w:val="17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4</w:t>
            </w:r>
            <w:r>
              <w:rPr>
                <w:rStyle w:val="16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万坐席</w:t>
            </w:r>
          </w:p>
        </w:tc>
        <w:tc>
          <w:tcPr>
            <w:tcW w:w="7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F75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通用</w:t>
            </w:r>
          </w:p>
        </w:tc>
        <w:tc>
          <w:tcPr>
            <w:tcW w:w="11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AF8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DS-R1-7B</w:t>
            </w:r>
          </w:p>
        </w:tc>
        <w:tc>
          <w:tcPr>
            <w:tcW w:w="8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1A4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15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F06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  <w:tc>
          <w:tcPr>
            <w:tcW w:w="7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441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  <w:tc>
          <w:tcPr>
            <w:tcW w:w="7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0E8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0BC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7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00B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5EE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10</w:t>
            </w:r>
          </w:p>
        </w:tc>
      </w:tr>
      <w:tr w14:paraId="532E3F5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82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AA1E78">
            <w:pPr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104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849D90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79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24D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复杂</w:t>
            </w:r>
          </w:p>
        </w:tc>
        <w:tc>
          <w:tcPr>
            <w:tcW w:w="11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663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DS-14B</w:t>
            </w:r>
          </w:p>
        </w:tc>
        <w:tc>
          <w:tcPr>
            <w:tcW w:w="8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79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50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BA4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1.7</w:t>
            </w:r>
          </w:p>
        </w:tc>
        <w:tc>
          <w:tcPr>
            <w:tcW w:w="7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2BA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7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DC0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28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41B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  <w:tc>
          <w:tcPr>
            <w:tcW w:w="7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3FF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CE5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</w:tr>
      <w:tr w14:paraId="2879FF7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82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FC4FE8">
            <w:pPr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104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F3AB6E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79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9A462F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11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287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DS-R1-32B</w:t>
            </w:r>
          </w:p>
        </w:tc>
        <w:tc>
          <w:tcPr>
            <w:tcW w:w="8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A86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60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652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1.73</w:t>
            </w:r>
          </w:p>
        </w:tc>
        <w:tc>
          <w:tcPr>
            <w:tcW w:w="7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C7E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7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9F0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52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6B3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  <w:tc>
          <w:tcPr>
            <w:tcW w:w="7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CCE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D34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</w:tr>
      <w:tr w14:paraId="7645847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0" w:hRule="atLeast"/>
        </w:trPr>
        <w:tc>
          <w:tcPr>
            <w:tcW w:w="82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1F2CD9">
            <w:pPr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10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66C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坐席辅助</w:t>
            </w:r>
            <w:r>
              <w:rPr>
                <w:rStyle w:val="17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15</w:t>
            </w:r>
            <w:r>
              <w:rPr>
                <w:rStyle w:val="16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省开放</w:t>
            </w:r>
            <w:r>
              <w:rPr>
                <w:rStyle w:val="17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1000</w:t>
            </w:r>
            <w:r>
              <w:rPr>
                <w:rStyle w:val="16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坐席</w:t>
            </w:r>
          </w:p>
        </w:tc>
        <w:tc>
          <w:tcPr>
            <w:tcW w:w="7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A25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复杂</w:t>
            </w:r>
          </w:p>
        </w:tc>
        <w:tc>
          <w:tcPr>
            <w:tcW w:w="11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F6B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DS-R1-7B</w:t>
            </w:r>
          </w:p>
        </w:tc>
        <w:tc>
          <w:tcPr>
            <w:tcW w:w="8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89B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15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3D8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  <w:tc>
          <w:tcPr>
            <w:tcW w:w="7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E29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  <w:tc>
          <w:tcPr>
            <w:tcW w:w="7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E0E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F6E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6</w:t>
            </w:r>
          </w:p>
        </w:tc>
        <w:tc>
          <w:tcPr>
            <w:tcW w:w="7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9843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564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30</w:t>
            </w:r>
          </w:p>
        </w:tc>
      </w:tr>
      <w:tr w14:paraId="09653E1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0" w:hRule="atLeast"/>
        </w:trPr>
        <w:tc>
          <w:tcPr>
            <w:tcW w:w="82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2F1BC2">
            <w:pPr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10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29F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工单流程处理支撑</w:t>
            </w:r>
            <w:r>
              <w:rPr>
                <w:rStyle w:val="17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4</w:t>
            </w:r>
            <w:r>
              <w:rPr>
                <w:rStyle w:val="16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省</w:t>
            </w:r>
            <w:r>
              <w:rPr>
                <w:rStyle w:val="17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6</w:t>
            </w:r>
            <w:r>
              <w:rPr>
                <w:rStyle w:val="16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场景推广</w:t>
            </w:r>
          </w:p>
        </w:tc>
        <w:tc>
          <w:tcPr>
            <w:tcW w:w="7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6A0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复杂</w:t>
            </w:r>
          </w:p>
        </w:tc>
        <w:tc>
          <w:tcPr>
            <w:tcW w:w="11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D5C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DS-Qwen-32B</w:t>
            </w:r>
          </w:p>
        </w:tc>
        <w:tc>
          <w:tcPr>
            <w:tcW w:w="8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CCE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30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ED4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7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AEC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7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DA5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240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ADA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  <w:tc>
          <w:tcPr>
            <w:tcW w:w="7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CB7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178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</w:tr>
      <w:tr w14:paraId="363E2CC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82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5522D2">
            <w:pPr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10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CC7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小挽机器人</w:t>
            </w:r>
            <w:r>
              <w:rPr>
                <w:rStyle w:val="16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支撑</w:t>
            </w:r>
            <w:r>
              <w:rPr>
                <w:rStyle w:val="17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15</w:t>
            </w:r>
            <w:r>
              <w:rPr>
                <w:rStyle w:val="16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省实时话术生成</w:t>
            </w:r>
          </w:p>
        </w:tc>
        <w:tc>
          <w:tcPr>
            <w:tcW w:w="7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EA1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复杂</w:t>
            </w:r>
          </w:p>
        </w:tc>
        <w:tc>
          <w:tcPr>
            <w:tcW w:w="11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4AE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DS-14B</w:t>
            </w:r>
          </w:p>
        </w:tc>
        <w:tc>
          <w:tcPr>
            <w:tcW w:w="8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3E6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136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F9F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4.5</w:t>
            </w:r>
          </w:p>
        </w:tc>
        <w:tc>
          <w:tcPr>
            <w:tcW w:w="7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36C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5</w:t>
            </w:r>
          </w:p>
        </w:tc>
        <w:tc>
          <w:tcPr>
            <w:tcW w:w="7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2BE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123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294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  <w:tc>
          <w:tcPr>
            <w:tcW w:w="7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F47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596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</w:tr>
      <w:tr w14:paraId="171CED1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82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947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智能教练</w:t>
            </w:r>
          </w:p>
        </w:tc>
        <w:tc>
          <w:tcPr>
            <w:tcW w:w="104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EE7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支撑</w:t>
            </w:r>
            <w:r>
              <w:rPr>
                <w:rStyle w:val="17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31</w:t>
            </w:r>
            <w:r>
              <w:rPr>
                <w:rStyle w:val="16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省推广（月均不低于</w:t>
            </w:r>
            <w:r>
              <w:rPr>
                <w:rStyle w:val="17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1</w:t>
            </w:r>
            <w:r>
              <w:rPr>
                <w:rStyle w:val="16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百万人次）</w:t>
            </w:r>
          </w:p>
        </w:tc>
        <w:tc>
          <w:tcPr>
            <w:tcW w:w="79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A4D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复杂</w:t>
            </w:r>
          </w:p>
        </w:tc>
        <w:tc>
          <w:tcPr>
            <w:tcW w:w="11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1F1F0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DS-32B(</w:t>
            </w:r>
            <w:r>
              <w:rPr>
                <w:rStyle w:val="16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仿真</w:t>
            </w:r>
            <w:r>
              <w:rPr>
                <w:rStyle w:val="17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)</w:t>
            </w:r>
          </w:p>
        </w:tc>
        <w:tc>
          <w:tcPr>
            <w:tcW w:w="8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D2F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2EE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30</w:t>
            </w:r>
          </w:p>
        </w:tc>
        <w:tc>
          <w:tcPr>
            <w:tcW w:w="7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53D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1.25</w:t>
            </w:r>
          </w:p>
        </w:tc>
        <w:tc>
          <w:tcPr>
            <w:tcW w:w="7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292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48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F1C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  <w:tc>
          <w:tcPr>
            <w:tcW w:w="7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A36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331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</w:tr>
      <w:tr w14:paraId="07FBB21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</w:trPr>
        <w:tc>
          <w:tcPr>
            <w:tcW w:w="82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1E5E5E">
            <w:pPr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104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E3C953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79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82AF26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11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9E1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DS-32B(</w:t>
            </w:r>
            <w:r>
              <w:rPr>
                <w:rStyle w:val="16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话务</w:t>
            </w:r>
            <w:r>
              <w:rPr>
                <w:rStyle w:val="17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)</w:t>
            </w:r>
          </w:p>
        </w:tc>
        <w:tc>
          <w:tcPr>
            <w:tcW w:w="8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74F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8A7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10</w:t>
            </w:r>
          </w:p>
        </w:tc>
        <w:tc>
          <w:tcPr>
            <w:tcW w:w="7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C060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1.25</w:t>
            </w:r>
          </w:p>
        </w:tc>
        <w:tc>
          <w:tcPr>
            <w:tcW w:w="7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112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16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5E8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  <w:tc>
          <w:tcPr>
            <w:tcW w:w="7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CF1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AA4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</w:tr>
      <w:tr w14:paraId="1EB5FF1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</w:trPr>
        <w:tc>
          <w:tcPr>
            <w:tcW w:w="82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689E9B">
            <w:pPr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104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DBBB7E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79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06ED4A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11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D58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DS-14B(</w:t>
            </w:r>
            <w:r>
              <w:rPr>
                <w:rStyle w:val="16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课件</w:t>
            </w:r>
            <w:r>
              <w:rPr>
                <w:rStyle w:val="17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)</w:t>
            </w:r>
          </w:p>
        </w:tc>
        <w:tc>
          <w:tcPr>
            <w:tcW w:w="8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DEA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20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F3A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3.5</w:t>
            </w:r>
          </w:p>
        </w:tc>
        <w:tc>
          <w:tcPr>
            <w:tcW w:w="7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513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5</w:t>
            </w:r>
          </w:p>
        </w:tc>
        <w:tc>
          <w:tcPr>
            <w:tcW w:w="7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B7E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14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9B8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  <w:tc>
          <w:tcPr>
            <w:tcW w:w="7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676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693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</w:tr>
      <w:tr w14:paraId="68E3331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0" w:hRule="atLeast"/>
        </w:trPr>
        <w:tc>
          <w:tcPr>
            <w:tcW w:w="82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478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灵运平台</w:t>
            </w:r>
          </w:p>
        </w:tc>
        <w:tc>
          <w:tcPr>
            <w:tcW w:w="104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973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分中心一线</w:t>
            </w:r>
            <w:r>
              <w:rPr>
                <w:rStyle w:val="17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AI+</w:t>
            </w:r>
            <w:r>
              <w:rPr>
                <w:rStyle w:val="16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众创</w:t>
            </w:r>
          </w:p>
        </w:tc>
        <w:tc>
          <w:tcPr>
            <w:tcW w:w="79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895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通用</w:t>
            </w:r>
          </w:p>
        </w:tc>
        <w:tc>
          <w:tcPr>
            <w:tcW w:w="117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198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DS-32B</w:t>
            </w:r>
            <w:r>
              <w:rPr>
                <w:rStyle w:val="16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、</w:t>
            </w:r>
            <w:r>
              <w:rPr>
                <w:rStyle w:val="17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Qwen32B</w:t>
            </w:r>
            <w:r>
              <w:rPr>
                <w:rStyle w:val="16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、</w:t>
            </w:r>
            <w:r>
              <w:rPr>
                <w:rStyle w:val="17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GLM9B</w:t>
            </w:r>
            <w:r>
              <w:rPr>
                <w:rStyle w:val="16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等</w:t>
            </w:r>
          </w:p>
        </w:tc>
        <w:tc>
          <w:tcPr>
            <w:tcW w:w="81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A40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1550</w:t>
            </w:r>
          </w:p>
        </w:tc>
        <w:tc>
          <w:tcPr>
            <w:tcW w:w="100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08A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0.5</w:t>
            </w:r>
          </w:p>
        </w:tc>
        <w:tc>
          <w:tcPr>
            <w:tcW w:w="79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236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2.5</w:t>
            </w:r>
          </w:p>
        </w:tc>
        <w:tc>
          <w:tcPr>
            <w:tcW w:w="74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9E5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310</w:t>
            </w:r>
          </w:p>
        </w:tc>
        <w:tc>
          <w:tcPr>
            <w:tcW w:w="85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DAE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  <w:tc>
          <w:tcPr>
            <w:tcW w:w="72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7BF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  <w:tc>
          <w:tcPr>
            <w:tcW w:w="54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0BC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</w:tr>
      <w:tr w14:paraId="537F3B4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82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037599">
            <w:pPr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104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34D26C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79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F5A1C5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117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E5F860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81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48AE4E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100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B768DD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79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F7AF47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74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A0C5CB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85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3EE1E3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72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FBF818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54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66BF55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</w:tr>
      <w:tr w14:paraId="0E45F91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0" w:hRule="atLeast"/>
        </w:trPr>
        <w:tc>
          <w:tcPr>
            <w:tcW w:w="82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18E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质检与风控</w:t>
            </w:r>
          </w:p>
        </w:tc>
        <w:tc>
          <w:tcPr>
            <w:tcW w:w="10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67F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智能质检</w:t>
            </w:r>
            <w:r>
              <w:rPr>
                <w:rStyle w:val="16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支撑</w:t>
            </w:r>
            <w:r>
              <w:rPr>
                <w:rStyle w:val="17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31</w:t>
            </w:r>
            <w:r>
              <w:rPr>
                <w:rStyle w:val="16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省质检推广</w:t>
            </w:r>
          </w:p>
        </w:tc>
        <w:tc>
          <w:tcPr>
            <w:tcW w:w="7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1305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复杂</w:t>
            </w:r>
          </w:p>
        </w:tc>
        <w:tc>
          <w:tcPr>
            <w:tcW w:w="11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80D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DS-Qwen-32B</w:t>
            </w:r>
          </w:p>
        </w:tc>
        <w:tc>
          <w:tcPr>
            <w:tcW w:w="8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1FE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15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6F7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7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0F1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7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478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30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761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  <w:tc>
          <w:tcPr>
            <w:tcW w:w="7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EF3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F13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</w:tr>
      <w:tr w14:paraId="75C7AB7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0" w:hRule="atLeast"/>
        </w:trPr>
        <w:tc>
          <w:tcPr>
            <w:tcW w:w="82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FA2FC6">
            <w:pPr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10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DB7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实时意图</w:t>
            </w:r>
            <w:r>
              <w:rPr>
                <w:rStyle w:val="17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31</w:t>
            </w:r>
            <w:r>
              <w:rPr>
                <w:rStyle w:val="16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省新增</w:t>
            </w:r>
            <w:r>
              <w:rPr>
                <w:rStyle w:val="17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6+</w:t>
            </w:r>
            <w:r>
              <w:rPr>
                <w:rStyle w:val="16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风险防控应用</w:t>
            </w:r>
          </w:p>
        </w:tc>
        <w:tc>
          <w:tcPr>
            <w:tcW w:w="7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702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复杂</w:t>
            </w:r>
          </w:p>
        </w:tc>
        <w:tc>
          <w:tcPr>
            <w:tcW w:w="11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AE9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DS-14B</w:t>
            </w:r>
          </w:p>
        </w:tc>
        <w:tc>
          <w:tcPr>
            <w:tcW w:w="8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2E2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3800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2B6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7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623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40</w:t>
            </w:r>
          </w:p>
        </w:tc>
        <w:tc>
          <w:tcPr>
            <w:tcW w:w="7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F5A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95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20D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  <w:tc>
          <w:tcPr>
            <w:tcW w:w="7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FBD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61A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</w:tr>
      <w:tr w14:paraId="66CEA8F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0" w:hRule="atLeast"/>
        </w:trPr>
        <w:tc>
          <w:tcPr>
            <w:tcW w:w="82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47D34D">
            <w:pPr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10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2DA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实时话务分析预警</w:t>
            </w:r>
            <w:r>
              <w:rPr>
                <w:rStyle w:val="17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31</w:t>
            </w:r>
            <w:r>
              <w:rPr>
                <w:rStyle w:val="16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省突发话务异动分析模型</w:t>
            </w:r>
          </w:p>
        </w:tc>
        <w:tc>
          <w:tcPr>
            <w:tcW w:w="7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955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复杂</w:t>
            </w:r>
          </w:p>
        </w:tc>
        <w:tc>
          <w:tcPr>
            <w:tcW w:w="11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EAE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DS-32B</w:t>
            </w:r>
          </w:p>
        </w:tc>
        <w:tc>
          <w:tcPr>
            <w:tcW w:w="8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4B6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43D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20</w:t>
            </w:r>
          </w:p>
        </w:tc>
        <w:tc>
          <w:tcPr>
            <w:tcW w:w="7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8E9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7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252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10</w:t>
            </w:r>
          </w:p>
        </w:tc>
        <w:tc>
          <w:tcPr>
            <w:tcW w:w="85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B36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  <w:tc>
          <w:tcPr>
            <w:tcW w:w="7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E16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936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/</w:t>
            </w:r>
          </w:p>
        </w:tc>
      </w:tr>
      <w:tr w14:paraId="57BAD9D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630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7BF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增加</w:t>
            </w:r>
            <w:r>
              <w:rPr>
                <w:rStyle w:val="15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10%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应急资源</w:t>
            </w:r>
          </w:p>
        </w:tc>
        <w:tc>
          <w:tcPr>
            <w:tcW w:w="2530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8EB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96</w:t>
            </w:r>
          </w:p>
        </w:tc>
        <w:tc>
          <w:tcPr>
            <w:tcW w:w="2110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CC4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4</w:t>
            </w:r>
          </w:p>
        </w:tc>
      </w:tr>
      <w:tr w14:paraId="70CFE0F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630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41F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总计</w:t>
            </w:r>
          </w:p>
        </w:tc>
        <w:tc>
          <w:tcPr>
            <w:tcW w:w="2530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3C8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1062</w:t>
            </w:r>
          </w:p>
        </w:tc>
        <w:tc>
          <w:tcPr>
            <w:tcW w:w="2110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55B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44</w:t>
            </w:r>
          </w:p>
        </w:tc>
      </w:tr>
    </w:tbl>
    <w:p w14:paraId="416542BD">
      <w:pPr>
        <w:widowControl/>
        <w:numPr>
          <w:ilvl w:val="0"/>
          <w:numId w:val="0"/>
        </w:numPr>
        <w:spacing w:line="18" w:lineRule="atLeast"/>
        <w:ind w:firstLine="723" w:firstLineChars="225"/>
        <w:jc w:val="left"/>
        <w:outlineLvl w:val="9"/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highlight w:val="none"/>
          <w:lang w:val="en-US" w:eastAsia="zh-CN" w:bidi="zh-CN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highlight w:val="none"/>
          <w:lang w:val="en-US" w:eastAsia="zh-CN" w:bidi="zh-CN"/>
        </w:rPr>
        <w:t>效益分析：</w:t>
      </w:r>
    </w:p>
    <w:p w14:paraId="2D8BA0C9">
      <w:pPr>
        <w:widowControl/>
        <w:numPr>
          <w:ilvl w:val="0"/>
          <w:numId w:val="0"/>
        </w:numPr>
        <w:spacing w:line="18" w:lineRule="atLeast"/>
        <w:ind w:firstLine="723" w:firstLineChars="225"/>
        <w:jc w:val="left"/>
        <w:outlineLvl w:val="9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bidi="zh-CN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kern w:val="0"/>
          <w:sz w:val="32"/>
          <w:szCs w:val="32"/>
          <w:highlight w:val="none"/>
          <w:lang w:bidi="zh-CN"/>
        </w:rPr>
        <w:t>坐席辅助：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bidi="zh-CN"/>
        </w:rPr>
        <w:t>智能工单已覆盖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bidi="zh-CN"/>
        </w:rPr>
        <w:t>40688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bidi="zh-CN"/>
        </w:rPr>
        <w:t>坐席，按照热线每通节省10秒、在线每通节省22秒估算，每个月节省20人月，25年可节省20人年；2026年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bidi="zh-CN"/>
        </w:rPr>
        <w:t>预计增加50%坐席覆盖，可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bidi="zh-CN"/>
        </w:rPr>
        <w:t>节省30人年。</w:t>
      </w:r>
    </w:p>
    <w:p w14:paraId="30C86F22">
      <w:pPr>
        <w:spacing w:line="18" w:lineRule="atLeast"/>
        <w:ind w:firstLine="723" w:firstLineChars="225"/>
        <w:jc w:val="left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yellow"/>
          <w:lang w:val="en-US" w:bidi="zh-CN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kern w:val="0"/>
          <w:sz w:val="32"/>
          <w:szCs w:val="32"/>
          <w:highlight w:val="none"/>
          <w:lang w:bidi="zh-CN"/>
        </w:rPr>
        <w:t>智能教练：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bidi="zh-CN"/>
        </w:rPr>
        <w:t>已完成31省覆盖，支撑战训517万人次/月，大模型生成采纳率达85.43%，实现降本增效价值186.3万元。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bidi="zh-CN"/>
        </w:rPr>
        <w:t>2026年将实现仿真应答对练培训在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bidi="zh-CN"/>
        </w:rPr>
        <w:t>31省覆盖，支撑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bidi="zh-CN"/>
        </w:rPr>
        <w:t>营销战训600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bidi="zh-CN"/>
        </w:rPr>
        <w:t>万人次/月，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bidi="zh-CN"/>
        </w:rPr>
        <w:t>战训案例课件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bidi="zh-CN"/>
        </w:rPr>
        <w:t>生成采纳率达8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bidi="zh-CN"/>
        </w:rPr>
        <w:t>0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bidi="zh-CN"/>
        </w:rPr>
        <w:t>%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bidi="zh-CN"/>
        </w:rPr>
        <w:t>以上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bidi="zh-CN"/>
        </w:rPr>
        <w:t>，</w:t>
      </w:r>
      <w:r>
        <w:rPr>
          <w:rFonts w:hint="eastAsia" w:eastAsia="仿宋_GB2312" w:cs="Times New Roman"/>
          <w:color w:val="auto"/>
          <w:kern w:val="0"/>
          <w:sz w:val="32"/>
          <w:szCs w:val="32"/>
          <w:highlight w:val="none"/>
          <w:lang w:bidi="zh-CN"/>
        </w:rPr>
        <w:t>根据业务预测，人工制作课件需40分钟/个，使用大模型后效率提升50%至20分钟/个；原讲师人工陪练需10分钟/人次，使用智能教练后人工讲师陪练效率提升至0分钟，</w:t>
      </w:r>
      <w:r>
        <w:rPr>
          <w:rFonts w:hint="eastAsia" w:eastAsia="仿宋_GB2312" w:cs="Times New Roman"/>
          <w:color w:val="auto"/>
          <w:kern w:val="0"/>
          <w:sz w:val="32"/>
          <w:szCs w:val="32"/>
          <w:highlight w:val="none"/>
          <w:lang w:val="en-US" w:bidi="zh-CN"/>
        </w:rPr>
        <w:t>26年</w:t>
      </w:r>
      <w:r>
        <w:rPr>
          <w:rFonts w:hint="eastAsia" w:eastAsia="仿宋_GB2312" w:cs="Times New Roman"/>
          <w:color w:val="auto"/>
          <w:kern w:val="0"/>
          <w:sz w:val="32"/>
          <w:szCs w:val="32"/>
          <w:highlight w:val="none"/>
          <w:lang w:bidi="zh-CN"/>
        </w:rPr>
        <w:t>节约课件制作和员工陪练的人力约 1</w:t>
      </w:r>
      <w:r>
        <w:rPr>
          <w:rFonts w:hint="eastAsia" w:eastAsia="仿宋_GB2312" w:cs="Times New Roman"/>
          <w:color w:val="auto"/>
          <w:kern w:val="0"/>
          <w:sz w:val="32"/>
          <w:szCs w:val="32"/>
          <w:highlight w:val="none"/>
          <w:lang w:val="en-US" w:bidi="zh-CN"/>
        </w:rPr>
        <w:t>6</w:t>
      </w:r>
      <w:r>
        <w:rPr>
          <w:rFonts w:hint="eastAsia" w:eastAsia="仿宋_GB2312" w:cs="Times New Roman"/>
          <w:color w:val="auto"/>
          <w:kern w:val="0"/>
          <w:sz w:val="32"/>
          <w:szCs w:val="32"/>
          <w:highlight w:val="none"/>
          <w:lang w:bidi="zh-CN"/>
        </w:rPr>
        <w:t>人年，按照</w:t>
      </w:r>
      <w:r>
        <w:rPr>
          <w:rFonts w:hint="eastAsia" w:eastAsia="仿宋_GB2312" w:cs="Times New Roman"/>
          <w:color w:val="auto"/>
          <w:kern w:val="0"/>
          <w:sz w:val="32"/>
          <w:szCs w:val="32"/>
          <w:highlight w:val="none"/>
          <w:lang w:val="en-US" w:bidi="zh-CN"/>
        </w:rPr>
        <w:t>19</w:t>
      </w:r>
      <w:r>
        <w:rPr>
          <w:rFonts w:hint="eastAsia" w:eastAsia="仿宋_GB2312" w:cs="Times New Roman"/>
          <w:color w:val="auto"/>
          <w:kern w:val="0"/>
          <w:sz w:val="32"/>
          <w:szCs w:val="32"/>
          <w:highlight w:val="none"/>
          <w:lang w:bidi="zh-CN"/>
        </w:rPr>
        <w:t>万元/人年计算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 w:val="0"/>
          <w:color w:val="auto"/>
          <w:kern w:val="0"/>
          <w:sz w:val="32"/>
          <w:szCs w:val="32"/>
          <w:highlight w:val="none"/>
          <w:u w:val="none"/>
          <w:lang w:val="en-US" w:eastAsia="zh-CN" w:bidi="zh-CN"/>
        </w:rPr>
        <w:t>（根据25年分中心运营人员人力成本</w:t>
      </w:r>
      <w:r>
        <w:rPr>
          <w:rFonts w:hint="eastAsia" w:eastAsia="仿宋_GB2312" w:cs="Times New Roman"/>
          <w:b w:val="0"/>
          <w:bCs w:val="0"/>
          <w:i w:val="0"/>
          <w:iCs w:val="0"/>
          <w:color w:val="auto"/>
          <w:kern w:val="0"/>
          <w:sz w:val="32"/>
          <w:szCs w:val="32"/>
          <w:highlight w:val="none"/>
          <w:u w:val="none"/>
          <w:lang w:val="en-US" w:eastAsia="zh-CN" w:bidi="zh-CN"/>
        </w:rPr>
        <w:t>）</w:t>
      </w:r>
      <w:r>
        <w:rPr>
          <w:rFonts w:hint="eastAsia" w:eastAsia="仿宋_GB2312" w:cs="Times New Roman"/>
          <w:color w:val="auto"/>
          <w:kern w:val="0"/>
          <w:sz w:val="32"/>
          <w:szCs w:val="32"/>
          <w:highlight w:val="none"/>
          <w:lang w:bidi="zh-CN"/>
        </w:rPr>
        <w:t>，预计年度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bidi="zh-CN"/>
        </w:rPr>
        <w:t>降本增效价值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bidi="zh-CN"/>
        </w:rPr>
        <w:t>30</w:t>
      </w:r>
      <w:r>
        <w:rPr>
          <w:rFonts w:hint="eastAsia" w:eastAsia="仿宋_GB2312" w:cs="Times New Roman"/>
          <w:color w:val="auto"/>
          <w:kern w:val="0"/>
          <w:sz w:val="32"/>
          <w:szCs w:val="32"/>
          <w:highlight w:val="none"/>
          <w:lang w:val="en-US" w:bidi="zh-CN"/>
        </w:rPr>
        <w:t>4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bidi="zh-CN"/>
        </w:rPr>
        <w:t>万元。</w:t>
      </w:r>
    </w:p>
    <w:p w14:paraId="6604AA45">
      <w:pPr>
        <w:spacing w:line="18" w:lineRule="atLeast"/>
        <w:ind w:firstLine="723" w:firstLineChars="225"/>
        <w:jc w:val="left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bidi="zh-CN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kern w:val="0"/>
          <w:sz w:val="32"/>
          <w:szCs w:val="32"/>
          <w:highlight w:val="none"/>
          <w:lang w:bidi="zh-CN"/>
        </w:rPr>
        <w:t>灵运平台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bidi="zh-CN"/>
        </w:rPr>
        <w:t>：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zh-CN"/>
        </w:rPr>
        <w:t>已面向31省开放使用，用户量达1.5万+。面向一线众创场景，完成覆盖智能在线客服70%、智能语音客服5%、坐席辅助智能工单10%大模型业务规模应用。2026年将深入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</w:rPr>
        <w:t>开展一线众创支撑，支撑个性化应用自主构建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</w:rPr>
        <w:t>孵化5个标杆创新应用（规模化应用5省以上），实现81人年等效人工工作量的价值产出。</w:t>
      </w:r>
    </w:p>
    <w:p w14:paraId="26078453">
      <w:pPr>
        <w:keepNext w:val="0"/>
        <w:keepLines w:val="0"/>
        <w:pageBreakBefore w:val="0"/>
        <w:widowControl/>
        <w:numPr>
          <w:ilvl w:val="-1"/>
          <w:numId w:val="0"/>
        </w:numPr>
        <w:kinsoku/>
        <w:wordWrap/>
        <w:overflowPunct/>
        <w:topLinePunct w:val="0"/>
        <w:bidi w:val="0"/>
        <w:snapToGrid/>
        <w:spacing w:line="18" w:lineRule="atLeast"/>
        <w:ind w:left="0" w:firstLine="723" w:firstLineChars="225"/>
        <w:jc w:val="left"/>
        <w:outlineLvl w:val="9"/>
        <w:rPr>
          <w:rFonts w:hint="default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i w:val="0"/>
          <w:iCs w:val="0"/>
          <w:color w:val="auto"/>
          <w:kern w:val="0"/>
          <w:sz w:val="32"/>
          <w:szCs w:val="32"/>
          <w:highlight w:val="none"/>
          <w:u w:val="none"/>
          <w:lang w:val="en-US" w:eastAsia="zh-CN" w:bidi="zh-CN"/>
        </w:rPr>
        <w:t>质检与风控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 w:val="0"/>
          <w:color w:val="auto"/>
          <w:kern w:val="0"/>
          <w:sz w:val="32"/>
          <w:szCs w:val="32"/>
          <w:highlight w:val="none"/>
          <w:u w:val="none"/>
          <w:lang w:val="en-US" w:eastAsia="zh-CN" w:bidi="zh-CN"/>
        </w:rPr>
        <w:t>：已完成31省覆盖，日均质检量超过1500万，通过AI检测等模型及相关能力，显著提升运营效率、人工复核效率等，根据业务预测，可</w:t>
      </w:r>
      <w:r>
        <w:rPr>
          <w:rFonts w:hint="eastAsia" w:eastAsia="仿宋_GB2312" w:cs="Times New Roman"/>
          <w:b w:val="0"/>
          <w:bCs w:val="0"/>
          <w:i w:val="0"/>
          <w:iCs w:val="0"/>
          <w:color w:val="auto"/>
          <w:kern w:val="0"/>
          <w:sz w:val="32"/>
          <w:szCs w:val="32"/>
          <w:highlight w:val="none"/>
          <w:u w:val="none"/>
          <w:lang w:val="en-US" w:eastAsia="zh-CN" w:bidi="zh-CN"/>
        </w:rPr>
        <w:t>将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 w:val="0"/>
          <w:color w:val="auto"/>
          <w:kern w:val="0"/>
          <w:sz w:val="32"/>
          <w:szCs w:val="32"/>
          <w:highlight w:val="none"/>
          <w:u w:val="none"/>
          <w:lang w:val="en-US" w:eastAsia="zh-CN" w:bidi="zh-CN"/>
        </w:rPr>
        <w:t>处理效率从40件提升至44件/人/天</w:t>
      </w:r>
      <w:r>
        <w:rPr>
          <w:rFonts w:hint="eastAsia" w:eastAsia="仿宋_GB2312" w:cs="Times New Roman"/>
          <w:b w:val="0"/>
          <w:bCs w:val="0"/>
          <w:i w:val="0"/>
          <w:iCs w:val="0"/>
          <w:color w:val="auto"/>
          <w:kern w:val="0"/>
          <w:sz w:val="32"/>
          <w:szCs w:val="32"/>
          <w:highlight w:val="none"/>
          <w:u w:val="none"/>
          <w:lang w:val="en-US" w:eastAsia="zh-CN" w:bidi="zh-CN"/>
        </w:rPr>
        <w:t>，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 w:val="0"/>
          <w:color w:val="auto"/>
          <w:kern w:val="0"/>
          <w:sz w:val="32"/>
          <w:szCs w:val="32"/>
          <w:highlight w:val="none"/>
          <w:u w:val="none"/>
          <w:lang w:val="en-US" w:eastAsia="zh-CN" w:bidi="zh-CN"/>
        </w:rPr>
        <w:t>提升人工运营效率约10%，26年节约</w:t>
      </w:r>
      <w:r>
        <w:rPr>
          <w:rFonts w:hint="eastAsia" w:eastAsia="仿宋_GB2312" w:cs="Times New Roman"/>
          <w:b w:val="0"/>
          <w:bCs w:val="0"/>
          <w:i w:val="0"/>
          <w:iCs w:val="0"/>
          <w:color w:val="auto"/>
          <w:kern w:val="0"/>
          <w:sz w:val="32"/>
          <w:szCs w:val="32"/>
          <w:highlight w:val="none"/>
          <w:u w:val="none"/>
          <w:lang w:val="en-US" w:eastAsia="zh-CN" w:bidi="zh-CN"/>
        </w:rPr>
        <w:t>人力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 w:val="0"/>
          <w:color w:val="auto"/>
          <w:kern w:val="0"/>
          <w:sz w:val="32"/>
          <w:szCs w:val="32"/>
          <w:highlight w:val="none"/>
          <w:u w:val="none"/>
          <w:lang w:val="en-US" w:eastAsia="zh-CN" w:bidi="zh-CN"/>
        </w:rPr>
        <w:t>30.99人年，按照19万/人年计算（根据25年分中心运营人员人力成本</w:t>
      </w:r>
      <w:r>
        <w:rPr>
          <w:rFonts w:hint="eastAsia" w:eastAsia="仿宋_GB2312" w:cs="Times New Roman"/>
          <w:b w:val="0"/>
          <w:bCs w:val="0"/>
          <w:i w:val="0"/>
          <w:iCs w:val="0"/>
          <w:color w:val="auto"/>
          <w:kern w:val="0"/>
          <w:sz w:val="32"/>
          <w:szCs w:val="32"/>
          <w:highlight w:val="none"/>
          <w:u w:val="none"/>
          <w:lang w:val="en-US" w:eastAsia="zh-CN" w:bidi="zh-CN"/>
        </w:rPr>
        <w:t>）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 w:val="0"/>
          <w:color w:val="auto"/>
          <w:kern w:val="0"/>
          <w:sz w:val="32"/>
          <w:szCs w:val="32"/>
          <w:highlight w:val="none"/>
          <w:u w:val="none"/>
          <w:lang w:val="en-US" w:eastAsia="zh-CN" w:bidi="zh-CN"/>
        </w:rPr>
        <w:t>，预计</w:t>
      </w:r>
      <w:r>
        <w:rPr>
          <w:rFonts w:hint="eastAsia" w:eastAsia="仿宋_GB2312" w:cs="Times New Roman"/>
          <w:b w:val="0"/>
          <w:bCs w:val="0"/>
          <w:i w:val="0"/>
          <w:iCs w:val="0"/>
          <w:color w:val="auto"/>
          <w:kern w:val="0"/>
          <w:sz w:val="32"/>
          <w:szCs w:val="32"/>
          <w:highlight w:val="none"/>
          <w:u w:val="none"/>
          <w:lang w:val="en-US" w:eastAsia="zh-CN" w:bidi="zh-CN"/>
        </w:rPr>
        <w:t>年度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 w:val="0"/>
          <w:color w:val="auto"/>
          <w:kern w:val="0"/>
          <w:sz w:val="32"/>
          <w:szCs w:val="32"/>
          <w:highlight w:val="none"/>
          <w:u w:val="none"/>
          <w:lang w:val="en-US" w:eastAsia="zh-CN" w:bidi="zh-CN"/>
        </w:rPr>
        <w:t>节约</w:t>
      </w:r>
      <w:r>
        <w:rPr>
          <w:rFonts w:hint="eastAsia" w:eastAsia="仿宋_GB2312" w:cs="Times New Roman"/>
          <w:b w:val="0"/>
          <w:bCs w:val="0"/>
          <w:i w:val="0"/>
          <w:iCs w:val="0"/>
          <w:color w:val="auto"/>
          <w:kern w:val="0"/>
          <w:sz w:val="32"/>
          <w:szCs w:val="32"/>
          <w:highlight w:val="none"/>
          <w:u w:val="none"/>
          <w:lang w:val="en-US" w:eastAsia="zh-CN" w:bidi="zh-CN"/>
        </w:rPr>
        <w:t>成本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 w:val="0"/>
          <w:color w:val="auto"/>
          <w:kern w:val="0"/>
          <w:sz w:val="32"/>
          <w:szCs w:val="32"/>
          <w:highlight w:val="none"/>
          <w:u w:val="none"/>
          <w:lang w:val="en-US" w:eastAsia="zh-CN" w:bidi="zh-CN"/>
        </w:rPr>
        <w:t>588.81万。</w:t>
      </w:r>
    </w:p>
    <w:p w14:paraId="5B8CAF1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line="360" w:lineRule="auto"/>
        <w:ind w:firstLine="720" w:firstLineChars="0"/>
        <w:jc w:val="left"/>
        <w:outlineLvl w:val="1"/>
        <w:rPr>
          <w:rFonts w:hint="eastAsia" w:ascii="楷体" w:hAnsi="楷体" w:eastAsia="楷体" w:cs="楷体"/>
          <w:b/>
          <w:bCs/>
          <w:color w:val="auto"/>
          <w:kern w:val="2"/>
          <w:sz w:val="32"/>
          <w:szCs w:val="32"/>
          <w:highlight w:val="none"/>
          <w:lang w:val="en-US" w:eastAsia="zh-CN" w:bidi="zh-CN"/>
        </w:rPr>
      </w:pPr>
      <w:r>
        <w:rPr>
          <w:rFonts w:hint="eastAsia" w:ascii="楷体" w:hAnsi="楷体" w:eastAsia="楷体" w:cs="楷体"/>
          <w:b/>
          <w:bCs/>
          <w:color w:val="auto"/>
          <w:kern w:val="2"/>
          <w:sz w:val="32"/>
          <w:szCs w:val="32"/>
          <w:highlight w:val="none"/>
          <w:lang w:val="en-US" w:eastAsia="zh-CN" w:bidi="zh-CN"/>
        </w:rPr>
        <w:t>云客服智算资源量</w:t>
      </w:r>
    </w:p>
    <w:p w14:paraId="1F8FAECA">
      <w:pPr>
        <w:spacing w:line="18" w:lineRule="atLeast"/>
        <w:ind w:firstLine="720" w:firstLineChars="225"/>
        <w:jc w:val="left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zh-CN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zh-CN"/>
        </w:rPr>
        <w:t>据云客服事业部（中移智捷）反馈，为支撑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" w:bidi="zh-CN"/>
        </w:rPr>
        <w:t>云客服产品大模型升级和实名认证深度鉴伪能力全网推广，需新增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zh-CN"/>
        </w:rPr>
        <w:t>高性能推理卡97张，另按10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lang w:val="en-US" w:eastAsia="zh-CN"/>
        </w:rPr>
        <w:t>%规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0"/>
          <w:sz w:val="32"/>
          <w:szCs w:val="32"/>
          <w:highlight w:val="none"/>
          <w:lang w:val="en-US" w:eastAsia="zh-CN" w:bidi="zh-CN"/>
        </w:rPr>
        <w:t>模预留应急资源，高性能推理卡需求上限为107张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zh-CN"/>
        </w:rPr>
        <w:t>。</w:t>
      </w:r>
    </w:p>
    <w:tbl>
      <w:tblPr>
        <w:tblStyle w:val="6"/>
        <w:tblW w:w="4902" w:type="pct"/>
        <w:tblInd w:w="141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1177"/>
        <w:gridCol w:w="810"/>
        <w:gridCol w:w="1853"/>
        <w:gridCol w:w="967"/>
        <w:gridCol w:w="868"/>
        <w:gridCol w:w="833"/>
        <w:gridCol w:w="778"/>
      </w:tblGrid>
      <w:tr w14:paraId="53F02B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639" w:type="pct"/>
            <w:vMerge w:val="restart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48DA3251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应用</w:t>
            </w:r>
          </w:p>
          <w:p w14:paraId="100CB277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名称</w:t>
            </w:r>
          </w:p>
        </w:tc>
        <w:tc>
          <w:tcPr>
            <w:tcW w:w="704" w:type="pct"/>
            <w:vMerge w:val="restart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169C6433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推广</w:t>
            </w:r>
          </w:p>
          <w:p w14:paraId="4B739104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目标</w:t>
            </w:r>
          </w:p>
        </w:tc>
        <w:tc>
          <w:tcPr>
            <w:tcW w:w="2172" w:type="pct"/>
            <w:gridSpan w:val="3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14160D09">
            <w:pPr>
              <w:pStyle w:val="5"/>
              <w:keepNext w:val="0"/>
              <w:keepLines w:val="0"/>
              <w:widowControl/>
              <w:suppressLineNumbers w:val="0"/>
              <w:tabs>
                <w:tab w:val="left" w:pos="851"/>
              </w:tabs>
              <w:autoSpaceDE w:val="0"/>
              <w:autoSpaceDN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业务数据</w:t>
            </w:r>
          </w:p>
        </w:tc>
        <w:tc>
          <w:tcPr>
            <w:tcW w:w="1483" w:type="pct"/>
            <w:gridSpan w:val="3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375A8C74">
            <w:pPr>
              <w:pStyle w:val="5"/>
              <w:keepNext w:val="0"/>
              <w:keepLines w:val="0"/>
              <w:widowControl/>
              <w:suppressLineNumbers w:val="0"/>
              <w:tabs>
                <w:tab w:val="left" w:pos="851"/>
              </w:tabs>
              <w:spacing w:before="0" w:beforeAutospacing="0" w:after="0" w:afterAutospacing="0"/>
              <w:ind w:left="0" w:right="0" w:firstLine="482" w:firstLineChars="20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高性能卡</w:t>
            </w:r>
          </w:p>
        </w:tc>
      </w:tr>
      <w:tr w14:paraId="7F0F37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639" w:type="pct"/>
            <w:vMerge w:val="continue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37F759B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704" w:type="pct"/>
            <w:vMerge w:val="continue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06AC11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485" w:type="pct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5E12E7B9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场景</w:t>
            </w:r>
          </w:p>
        </w:tc>
        <w:tc>
          <w:tcPr>
            <w:tcW w:w="1108" w:type="pct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1EA000E5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模型</w:t>
            </w:r>
          </w:p>
        </w:tc>
        <w:tc>
          <w:tcPr>
            <w:tcW w:w="578" w:type="pct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4657211C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QPS峰值</w:t>
            </w:r>
          </w:p>
        </w:tc>
        <w:tc>
          <w:tcPr>
            <w:tcW w:w="519" w:type="pct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20EF8B42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时长（秒）</w:t>
            </w:r>
          </w:p>
        </w:tc>
        <w:tc>
          <w:tcPr>
            <w:tcW w:w="498" w:type="pct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10131D34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单卡QPS</w:t>
            </w:r>
          </w:p>
        </w:tc>
        <w:tc>
          <w:tcPr>
            <w:tcW w:w="465" w:type="pct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4267CB69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卡数</w:t>
            </w:r>
          </w:p>
        </w:tc>
      </w:tr>
      <w:tr w14:paraId="4EC294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639" w:type="pct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84890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实名</w:t>
            </w:r>
          </w:p>
          <w:p w14:paraId="3161105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认证</w:t>
            </w:r>
          </w:p>
        </w:tc>
        <w:tc>
          <w:tcPr>
            <w:tcW w:w="704" w:type="pct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A536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实名认证深度鉴伪31省推广</w:t>
            </w:r>
          </w:p>
        </w:tc>
        <w:tc>
          <w:tcPr>
            <w:tcW w:w="485" w:type="pct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95B45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复杂</w:t>
            </w:r>
          </w:p>
        </w:tc>
        <w:tc>
          <w:tcPr>
            <w:tcW w:w="110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89E9E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深度鉴伪-13B以上</w:t>
            </w:r>
          </w:p>
        </w:tc>
        <w:tc>
          <w:tcPr>
            <w:tcW w:w="57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FA36C0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450</w:t>
            </w:r>
          </w:p>
        </w:tc>
        <w:tc>
          <w:tcPr>
            <w:tcW w:w="51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3F9F57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49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FB1294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21</w:t>
            </w:r>
          </w:p>
        </w:tc>
        <w:tc>
          <w:tcPr>
            <w:tcW w:w="4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355E6B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42</w:t>
            </w:r>
          </w:p>
        </w:tc>
      </w:tr>
      <w:tr w14:paraId="1BDD2C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639" w:type="pct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87A51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  <w:tc>
          <w:tcPr>
            <w:tcW w:w="704" w:type="pct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3A254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</w:p>
        </w:tc>
        <w:tc>
          <w:tcPr>
            <w:tcW w:w="485" w:type="pct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601E2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</w:p>
        </w:tc>
        <w:tc>
          <w:tcPr>
            <w:tcW w:w="110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FA59A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OCR服务-13B以上</w:t>
            </w:r>
          </w:p>
        </w:tc>
        <w:tc>
          <w:tcPr>
            <w:tcW w:w="57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8A23E9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150</w:t>
            </w:r>
          </w:p>
        </w:tc>
        <w:tc>
          <w:tcPr>
            <w:tcW w:w="51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3DD0EB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49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268452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45</w:t>
            </w:r>
          </w:p>
        </w:tc>
        <w:tc>
          <w:tcPr>
            <w:tcW w:w="4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8EB9EC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7</w:t>
            </w:r>
          </w:p>
        </w:tc>
      </w:tr>
      <w:tr w14:paraId="2329D9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639" w:type="pct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47DE5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云客服智能应用</w:t>
            </w:r>
          </w:p>
          <w:p w14:paraId="1832754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  <w:tc>
          <w:tcPr>
            <w:tcW w:w="704" w:type="pct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B30D1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支撑云客服公有云100并发</w:t>
            </w:r>
          </w:p>
        </w:tc>
        <w:tc>
          <w:tcPr>
            <w:tcW w:w="485" w:type="pct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BD895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</w:p>
        </w:tc>
        <w:tc>
          <w:tcPr>
            <w:tcW w:w="110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AA67A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Qwen3-14B</w:t>
            </w:r>
          </w:p>
        </w:tc>
        <w:tc>
          <w:tcPr>
            <w:tcW w:w="57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CB1F33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30</w:t>
            </w:r>
          </w:p>
        </w:tc>
        <w:tc>
          <w:tcPr>
            <w:tcW w:w="51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85E0CF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0.5</w:t>
            </w:r>
          </w:p>
        </w:tc>
        <w:tc>
          <w:tcPr>
            <w:tcW w:w="49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78CD63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0.6</w:t>
            </w:r>
          </w:p>
        </w:tc>
        <w:tc>
          <w:tcPr>
            <w:tcW w:w="4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720884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25</w:t>
            </w:r>
          </w:p>
        </w:tc>
      </w:tr>
      <w:tr w14:paraId="232D92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639" w:type="pct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71FA2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  <w:tc>
          <w:tcPr>
            <w:tcW w:w="704" w:type="pct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1898A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</w:p>
        </w:tc>
        <w:tc>
          <w:tcPr>
            <w:tcW w:w="485" w:type="pct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814A9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</w:p>
        </w:tc>
        <w:tc>
          <w:tcPr>
            <w:tcW w:w="110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5C05F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Qwen3-32B、DS-32B</w:t>
            </w:r>
          </w:p>
        </w:tc>
        <w:tc>
          <w:tcPr>
            <w:tcW w:w="57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4FBE35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16</w:t>
            </w:r>
          </w:p>
        </w:tc>
        <w:tc>
          <w:tcPr>
            <w:tcW w:w="51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A34C6C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49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121727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2.3</w:t>
            </w:r>
          </w:p>
        </w:tc>
        <w:tc>
          <w:tcPr>
            <w:tcW w:w="4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30D4CD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14</w:t>
            </w:r>
          </w:p>
        </w:tc>
      </w:tr>
      <w:tr w14:paraId="6E5F01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639" w:type="pct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4CB99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  <w:tc>
          <w:tcPr>
            <w:tcW w:w="704" w:type="pct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B87CA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  <w:tc>
          <w:tcPr>
            <w:tcW w:w="485" w:type="pct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5F004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  <w:tc>
          <w:tcPr>
            <w:tcW w:w="110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FF19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Qwen2.5-72B、DS-70B</w:t>
            </w:r>
          </w:p>
        </w:tc>
        <w:tc>
          <w:tcPr>
            <w:tcW w:w="57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8C3D36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33</w:t>
            </w:r>
          </w:p>
        </w:tc>
        <w:tc>
          <w:tcPr>
            <w:tcW w:w="51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ADEC18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1</w:t>
            </w:r>
          </w:p>
        </w:tc>
        <w:tc>
          <w:tcPr>
            <w:tcW w:w="49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70BD07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3.5</w:t>
            </w:r>
          </w:p>
        </w:tc>
        <w:tc>
          <w:tcPr>
            <w:tcW w:w="4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CD4C24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9</w:t>
            </w:r>
          </w:p>
        </w:tc>
      </w:tr>
      <w:tr w14:paraId="000134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3516" w:type="pct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D2F0D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增加10%应急资源</w:t>
            </w:r>
          </w:p>
        </w:tc>
        <w:tc>
          <w:tcPr>
            <w:tcW w:w="1483" w:type="pct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9EE6E8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10</w:t>
            </w:r>
          </w:p>
        </w:tc>
      </w:tr>
      <w:tr w14:paraId="7DB614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516" w:type="pct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89D2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总计</w:t>
            </w:r>
          </w:p>
        </w:tc>
        <w:tc>
          <w:tcPr>
            <w:tcW w:w="1483" w:type="pct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631708">
            <w:pPr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107</w:t>
            </w:r>
          </w:p>
        </w:tc>
      </w:tr>
    </w:tbl>
    <w:p w14:paraId="0EC313C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line="18" w:lineRule="atLeast"/>
        <w:ind w:left="0" w:firstLine="723" w:firstLineChars="225"/>
        <w:jc w:val="left"/>
        <w:outlineLvl w:val="9"/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zh-CN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highlight w:val="none"/>
          <w:lang w:val="en-US" w:eastAsia="zh-CN" w:bidi="zh-CN"/>
        </w:rPr>
        <w:t>效益分析：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zh-CN"/>
        </w:rPr>
        <w:t>目前实名认证深度鉴伪算法使用CPU服务器，效果不佳，计划升级为GPU卡以支撑300并发，提升算法准确率，保障实名制业务整体安全性。云客服系统智能应用支撑公有云业务全场景智能化，包括数据分析、智能语音导航、外呼、坐席辅助、APP助手、智能应答等，提升营销精准度、转化率，降低通话时长和人工压力，增强复杂问题处理能力，支撑云客服收入300万元以上。</w:t>
      </w:r>
    </w:p>
    <w:p w14:paraId="7FD09E7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line="360" w:lineRule="auto"/>
        <w:ind w:firstLine="720" w:firstLineChars="0"/>
        <w:jc w:val="left"/>
        <w:outlineLvl w:val="1"/>
        <w:rPr>
          <w:rFonts w:hint="eastAsia" w:ascii="楷体" w:hAnsi="楷体" w:eastAsia="楷体" w:cs="楷体"/>
          <w:b/>
          <w:bCs/>
          <w:color w:val="auto"/>
          <w:kern w:val="2"/>
          <w:sz w:val="32"/>
          <w:szCs w:val="32"/>
          <w:highlight w:val="none"/>
          <w:lang w:val="en-US" w:eastAsia="zh-CN" w:bidi="zh-CN"/>
        </w:rPr>
      </w:pPr>
      <w:r>
        <w:rPr>
          <w:rFonts w:hint="eastAsia" w:ascii="楷体" w:hAnsi="楷体" w:eastAsia="楷体" w:cs="楷体"/>
          <w:b/>
          <w:bCs/>
          <w:color w:val="auto"/>
          <w:kern w:val="2"/>
          <w:sz w:val="32"/>
          <w:szCs w:val="32"/>
          <w:highlight w:val="none"/>
          <w:lang w:val="en-US" w:eastAsia="zh-CN" w:bidi="zh-CN"/>
        </w:rPr>
        <w:t>云专线组网及配套资源</w:t>
      </w:r>
    </w:p>
    <w:p w14:paraId="48B9543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line="18" w:lineRule="atLeast"/>
        <w:ind w:left="0" w:firstLine="723" w:firstLineChars="225"/>
        <w:jc w:val="left"/>
        <w:outlineLvl w:val="9"/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highlight w:val="none"/>
          <w:lang w:val="en-US" w:eastAsia="zh-CN" w:bidi="zh-CN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highlight w:val="none"/>
          <w:lang w:val="en-US" w:eastAsia="zh-CN" w:bidi="zh-CN"/>
        </w:rPr>
        <w:t>1、云专线：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zh-CN"/>
        </w:rPr>
        <w:t>通过云专线组网，实现在线洛阳、淮安数据中心与智算节点机房之间安全、高效互通，构建双中心链路容灾，稳定支撑智算资源跨地域统一纳管和调度。</w:t>
      </w:r>
    </w:p>
    <w:tbl>
      <w:tblPr>
        <w:tblStyle w:val="7"/>
        <w:tblW w:w="828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987"/>
        <w:gridCol w:w="1020"/>
        <w:gridCol w:w="790"/>
        <w:gridCol w:w="1890"/>
        <w:gridCol w:w="2722"/>
      </w:tblGrid>
      <w:tr w14:paraId="7CB385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  <w:jc w:val="center"/>
        </w:trPr>
        <w:tc>
          <w:tcPr>
            <w:tcW w:w="876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079A4E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序号</w:t>
            </w:r>
          </w:p>
        </w:tc>
        <w:tc>
          <w:tcPr>
            <w:tcW w:w="987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4436D0D0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区域</w:t>
            </w:r>
          </w:p>
        </w:tc>
        <w:tc>
          <w:tcPr>
            <w:tcW w:w="1020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05C0769C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中心</w:t>
            </w:r>
          </w:p>
        </w:tc>
        <w:tc>
          <w:tcPr>
            <w:tcW w:w="790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05222396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规格</w:t>
            </w:r>
          </w:p>
        </w:tc>
        <w:tc>
          <w:tcPr>
            <w:tcW w:w="1890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187C08F7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云专线数量（G）</w:t>
            </w:r>
          </w:p>
        </w:tc>
        <w:tc>
          <w:tcPr>
            <w:tcW w:w="2722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676B2DAD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备注</w:t>
            </w:r>
          </w:p>
        </w:tc>
      </w:tr>
      <w:tr w14:paraId="79C77F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3" w:hRule="atLeast"/>
          <w:jc w:val="center"/>
        </w:trPr>
        <w:tc>
          <w:tcPr>
            <w:tcW w:w="87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3D682B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1</w:t>
            </w:r>
          </w:p>
        </w:tc>
        <w:tc>
          <w:tcPr>
            <w:tcW w:w="9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3EF939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" w:bidi="zh-CN"/>
              </w:rPr>
              <w:t>4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个智算节点</w:t>
            </w:r>
          </w:p>
        </w:tc>
        <w:tc>
          <w:tcPr>
            <w:tcW w:w="10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A60F2C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洛阳、淮安</w:t>
            </w:r>
          </w:p>
        </w:tc>
        <w:tc>
          <w:tcPr>
            <w:tcW w:w="7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A1723B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1G</w:t>
            </w:r>
          </w:p>
        </w:tc>
        <w:tc>
          <w:tcPr>
            <w:tcW w:w="18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B64E5D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" w:bidi="zh-CN"/>
              </w:rPr>
              <w:t>16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G</w:t>
            </w:r>
          </w:p>
        </w:tc>
        <w:tc>
          <w:tcPr>
            <w:tcW w:w="272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BC55B2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单个智算节点到洛阳、淮安需4G云专线，4个智算节点共需16G。</w:t>
            </w:r>
          </w:p>
        </w:tc>
      </w:tr>
    </w:tbl>
    <w:p w14:paraId="15DD000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line="18" w:lineRule="atLeast"/>
        <w:ind w:left="0" w:firstLine="723" w:firstLineChars="225"/>
        <w:jc w:val="left"/>
        <w:outlineLvl w:val="9"/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zh-CN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highlight w:val="none"/>
          <w:lang w:val="en-US" w:eastAsia="zh-CN" w:bidi="zh-CN"/>
        </w:rPr>
        <w:t>2、配套资源：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zh-CN"/>
        </w:rPr>
        <w:t>通过云主机、云硬盘和并行存储等资源，支撑智算节点管理集群建设和模型文件存储。</w:t>
      </w:r>
    </w:p>
    <w:tbl>
      <w:tblPr>
        <w:tblStyle w:val="7"/>
        <w:tblW w:w="0" w:type="auto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8"/>
        <w:gridCol w:w="783"/>
        <w:gridCol w:w="1173"/>
        <w:gridCol w:w="1031"/>
        <w:gridCol w:w="1210"/>
        <w:gridCol w:w="3365"/>
      </w:tblGrid>
      <w:tr w14:paraId="44DAD7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38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5A29421E">
            <w:pPr>
              <w:pStyle w:val="4"/>
              <w:keepNext w:val="0"/>
              <w:keepLines w:val="0"/>
              <w:widowControl w:val="0"/>
              <w:suppressLineNumbers w:val="0"/>
              <w:snapToGrid/>
              <w:spacing w:before="0" w:beforeAutospacing="0" w:after="0" w:afterAutospacing="0"/>
              <w:ind w:left="0" w:right="0"/>
              <w:jc w:val="center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u w:val="none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u w:val="none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783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04344940">
            <w:pPr>
              <w:pStyle w:val="4"/>
              <w:keepNext w:val="0"/>
              <w:keepLines w:val="0"/>
              <w:widowControl w:val="0"/>
              <w:suppressLineNumbers w:val="0"/>
              <w:snapToGrid/>
              <w:spacing w:before="0" w:beforeAutospacing="0" w:after="0" w:afterAutospacing="0"/>
              <w:ind w:left="0" w:right="0"/>
              <w:jc w:val="center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u w:val="none"/>
                <w:vertAlign w:val="baseline"/>
                <w:lang w:val="en-US" w:eastAsia="zh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u w:val="none"/>
                <w:vertAlign w:val="baseline"/>
                <w:lang w:val="en-US" w:eastAsia="zh" w:bidi="ar"/>
              </w:rPr>
              <w:t>集群</w:t>
            </w:r>
          </w:p>
        </w:tc>
        <w:tc>
          <w:tcPr>
            <w:tcW w:w="1173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4474A53C">
            <w:pPr>
              <w:pStyle w:val="4"/>
              <w:keepNext w:val="0"/>
              <w:keepLines w:val="0"/>
              <w:widowControl w:val="0"/>
              <w:suppressLineNumbers w:val="0"/>
              <w:snapToGrid/>
              <w:spacing w:before="0" w:beforeAutospacing="0" w:after="0" w:afterAutospacing="0"/>
              <w:ind w:left="0" w:right="0"/>
              <w:jc w:val="center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u w:val="none"/>
                <w:vertAlign w:val="baseline"/>
                <w:lang w:val="en-US" w:eastAsia="zh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云主机</w:t>
            </w:r>
          </w:p>
        </w:tc>
        <w:tc>
          <w:tcPr>
            <w:tcW w:w="1031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4FE29B86">
            <w:pPr>
              <w:pStyle w:val="4"/>
              <w:keepNext w:val="0"/>
              <w:keepLines w:val="0"/>
              <w:widowControl w:val="0"/>
              <w:suppressLineNumbers w:val="0"/>
              <w:snapToGrid/>
              <w:spacing w:before="0" w:beforeAutospacing="0" w:after="0" w:afterAutospacing="0"/>
              <w:ind w:left="0" w:right="0"/>
              <w:jc w:val="center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u w:val="none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云硬盘</w:t>
            </w:r>
          </w:p>
        </w:tc>
        <w:tc>
          <w:tcPr>
            <w:tcW w:w="121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18D55474">
            <w:pPr>
              <w:pStyle w:val="4"/>
              <w:keepNext w:val="0"/>
              <w:keepLines w:val="0"/>
              <w:widowControl w:val="0"/>
              <w:suppressLineNumbers w:val="0"/>
              <w:snapToGrid/>
              <w:spacing w:before="0" w:beforeAutospacing="0" w:after="0" w:afterAutospacing="0"/>
              <w:ind w:left="0" w:right="0"/>
              <w:jc w:val="center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u w:val="none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并行存储</w:t>
            </w:r>
          </w:p>
        </w:tc>
        <w:tc>
          <w:tcPr>
            <w:tcW w:w="3365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546D619B">
            <w:pPr>
              <w:pStyle w:val="4"/>
              <w:keepNext w:val="0"/>
              <w:keepLines w:val="0"/>
              <w:widowControl w:val="0"/>
              <w:suppressLineNumbers w:val="0"/>
              <w:snapToGrid/>
              <w:spacing w:before="0" w:beforeAutospacing="0" w:after="0" w:afterAutospacing="0"/>
              <w:ind w:left="0" w:right="0"/>
              <w:jc w:val="center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u w:val="none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备注</w:t>
            </w:r>
          </w:p>
        </w:tc>
      </w:tr>
      <w:tr w14:paraId="0AE6C1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19287F79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u w:val="none"/>
                <w:vertAlign w:val="baseline"/>
                <w:lang w:val="en-US" w:eastAsia="zh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u w:val="none"/>
                <w:vertAlign w:val="baseline"/>
                <w:lang w:val="en-US" w:eastAsia="zh" w:bidi="ar"/>
              </w:rPr>
              <w:t>1</w:t>
            </w:r>
          </w:p>
        </w:tc>
        <w:tc>
          <w:tcPr>
            <w:tcW w:w="783" w:type="dxa"/>
            <w:tcBorders>
              <w:tl2br w:val="nil"/>
              <w:tr2bl w:val="nil"/>
            </w:tcBorders>
            <w:vAlign w:val="center"/>
          </w:tcPr>
          <w:p w14:paraId="63822059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vertAlign w:val="baseli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vertAlign w:val="baseline"/>
                <w:lang w:val="en-US" w:eastAsia="zh-CN" w:bidi="zh-CN"/>
              </w:rPr>
              <w:t>4套</w:t>
            </w:r>
          </w:p>
        </w:tc>
        <w:tc>
          <w:tcPr>
            <w:tcW w:w="1173" w:type="dxa"/>
            <w:tcBorders>
              <w:tl2br w:val="nil"/>
              <w:tr2bl w:val="nil"/>
            </w:tcBorders>
            <w:vAlign w:val="center"/>
          </w:tcPr>
          <w:p w14:paraId="489EF926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zh-CN"/>
              </w:rPr>
              <w:t>44台</w:t>
            </w:r>
          </w:p>
        </w:tc>
        <w:tc>
          <w:tcPr>
            <w:tcW w:w="1031" w:type="dxa"/>
            <w:tcBorders>
              <w:tl2br w:val="nil"/>
              <w:tr2bl w:val="nil"/>
            </w:tcBorders>
            <w:vAlign w:val="center"/>
          </w:tcPr>
          <w:p w14:paraId="345FBB2E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90000G</w:t>
            </w:r>
          </w:p>
        </w:tc>
        <w:tc>
          <w:tcPr>
            <w:tcW w:w="1210" w:type="dxa"/>
            <w:tcBorders>
              <w:tl2br w:val="nil"/>
              <w:tr2bl w:val="nil"/>
            </w:tcBorders>
            <w:vAlign w:val="center"/>
          </w:tcPr>
          <w:p w14:paraId="3BE996B2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zh-CN"/>
              </w:rPr>
              <w:t>108T</w:t>
            </w:r>
          </w:p>
        </w:tc>
        <w:tc>
          <w:tcPr>
            <w:tcW w:w="3365" w:type="dxa"/>
            <w:tcBorders>
              <w:tl2br w:val="nil"/>
              <w:tr2bl w:val="nil"/>
            </w:tcBorders>
            <w:vAlign w:val="center"/>
          </w:tcPr>
          <w:p w14:paraId="796811AA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4个智算节点需部署4套集群、单集群需11台CPU裸金属/云主机、单台CPU裸金属/云主机需2T云硬盘；GPU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zh-CN"/>
              </w:rPr>
              <w:t>裸金属共270台（高性能264台、低性能6台），按15台使用1套存储共需18套，单套存储启订6T。</w:t>
            </w:r>
          </w:p>
        </w:tc>
      </w:tr>
    </w:tbl>
    <w:p w14:paraId="4B19A4E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line="360" w:lineRule="auto"/>
        <w:ind w:firstLine="720" w:firstLineChars="0"/>
        <w:jc w:val="left"/>
        <w:outlineLvl w:val="1"/>
        <w:rPr>
          <w:rFonts w:hint="eastAsia" w:ascii="楷体" w:hAnsi="楷体" w:eastAsia="楷体" w:cs="楷体"/>
          <w:b/>
          <w:bCs/>
          <w:color w:val="auto"/>
          <w:kern w:val="2"/>
          <w:sz w:val="32"/>
          <w:szCs w:val="32"/>
          <w:highlight w:val="none"/>
          <w:lang w:val="en-US" w:eastAsia="zh-CN" w:bidi="zh-CN"/>
        </w:rPr>
      </w:pPr>
      <w:r>
        <w:rPr>
          <w:rFonts w:hint="eastAsia" w:ascii="楷体" w:hAnsi="楷体" w:eastAsia="楷体" w:cs="楷体"/>
          <w:b/>
          <w:bCs/>
          <w:color w:val="auto"/>
          <w:kern w:val="2"/>
          <w:sz w:val="32"/>
          <w:szCs w:val="32"/>
          <w:highlight w:val="none"/>
          <w:lang w:val="en-US" w:eastAsia="zh-CN" w:bidi="zh-CN"/>
        </w:rPr>
        <w:t>资源优化管理</w:t>
      </w:r>
    </w:p>
    <w:p w14:paraId="6FBB9B9D">
      <w:pPr>
        <w:spacing w:line="18" w:lineRule="atLeast"/>
        <w:ind w:firstLine="720" w:firstLineChars="225"/>
        <w:jc w:val="left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zh-CN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zh-CN"/>
        </w:rPr>
        <w:t>上述不同类型的资源需求预测，均基于前期应用实践与场景测试。目前AI技术与算力均处于快速发展阶段，AI应用也在持续优化升级。因此，在实际使用过程中，计划遵循性价比更优原则，在不超出本项目总体预算的前提下，资源类型、数量、规格等实际使用情况可能与上述测算资源存在调整。</w:t>
      </w:r>
    </w:p>
    <w:p w14:paraId="2C16F54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line="360" w:lineRule="auto"/>
        <w:ind w:firstLine="720" w:firstLineChars="0"/>
        <w:jc w:val="left"/>
        <w:outlineLvl w:val="1"/>
        <w:rPr>
          <w:rFonts w:hint="eastAsia" w:ascii="楷体" w:hAnsi="楷体" w:eastAsia="楷体" w:cs="楷体"/>
          <w:b/>
          <w:bCs/>
          <w:color w:val="auto"/>
          <w:kern w:val="2"/>
          <w:sz w:val="32"/>
          <w:szCs w:val="32"/>
          <w:highlight w:val="none"/>
          <w:lang w:val="en-US" w:eastAsia="zh-CN" w:bidi="zh-CN"/>
        </w:rPr>
      </w:pPr>
      <w:r>
        <w:rPr>
          <w:rFonts w:hint="eastAsia" w:ascii="楷体" w:hAnsi="楷体" w:eastAsia="楷体" w:cs="楷体"/>
          <w:b/>
          <w:bCs/>
          <w:color w:val="auto"/>
          <w:kern w:val="2"/>
          <w:sz w:val="32"/>
          <w:szCs w:val="32"/>
          <w:highlight w:val="none"/>
          <w:lang w:val="en-US" w:eastAsia="zh-CN" w:bidi="zh-CN"/>
        </w:rPr>
        <w:t>规模测算</w:t>
      </w:r>
    </w:p>
    <w:p w14:paraId="2B2A5228">
      <w:pPr>
        <w:spacing w:line="18" w:lineRule="atLeast"/>
        <w:ind w:firstLine="720" w:firstLineChars="225"/>
        <w:jc w:val="left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zh-CN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zh-CN"/>
        </w:rPr>
        <w:t>由于目前移动云暂未明确高性能推理卡（910B4）和低性能推理卡（310P）裸金属目录价。依据《关于在线中心2025-2026年智算资源需求和选址的请示》（中心总办纪〔2025〕28号）中明确的智算节点选址范围，由供应链管理部协助对广东、浙江、江苏、河南、内蒙古共5个省移动公司开展询价，因内蒙古移动公司未提交报价，本次按照4个省公司报价的均价进行价格估算，910B4裸金属单价为22082.58元/月、310P裸金属单价为9830.8元/月。</w:t>
      </w:r>
    </w:p>
    <w:tbl>
      <w:tblPr>
        <w:tblStyle w:val="6"/>
        <w:tblW w:w="8298" w:type="dxa"/>
        <w:tblInd w:w="9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2102"/>
        <w:gridCol w:w="2424"/>
        <w:gridCol w:w="2595"/>
      </w:tblGrid>
      <w:tr w14:paraId="0CA81BB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177" w:type="dxa"/>
            <w:vMerge w:val="restart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600185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序号</w:t>
            </w:r>
          </w:p>
        </w:tc>
        <w:tc>
          <w:tcPr>
            <w:tcW w:w="2102" w:type="dxa"/>
            <w:vMerge w:val="restart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34D35E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723" w:firstLineChars="300"/>
              <w:jc w:val="both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省份</w:t>
            </w:r>
          </w:p>
        </w:tc>
        <w:tc>
          <w:tcPr>
            <w:tcW w:w="2424" w:type="dxa"/>
            <w:vMerge w:val="restart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6FB9D6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910B4裸金属</w:t>
            </w:r>
          </w:p>
          <w:p w14:paraId="390868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（台/月，元）</w:t>
            </w:r>
          </w:p>
        </w:tc>
        <w:tc>
          <w:tcPr>
            <w:tcW w:w="2595" w:type="dxa"/>
            <w:vMerge w:val="restart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76B8D4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310P裸金属</w:t>
            </w:r>
          </w:p>
          <w:p w14:paraId="108705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（台/月，元）</w:t>
            </w:r>
          </w:p>
        </w:tc>
      </w:tr>
      <w:tr w14:paraId="6ADF64F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177" w:type="dxa"/>
            <w:vMerge w:val="continue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2461C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2102" w:type="dxa"/>
            <w:vMerge w:val="continue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5C0417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2424" w:type="dxa"/>
            <w:vMerge w:val="continue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2338B7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2595" w:type="dxa"/>
            <w:vMerge w:val="continue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3A9EF1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</w:tr>
      <w:tr w14:paraId="38E1441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17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FF81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210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3BDF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河南</w:t>
            </w:r>
          </w:p>
        </w:tc>
        <w:tc>
          <w:tcPr>
            <w:tcW w:w="242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FD12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21000</w:t>
            </w:r>
          </w:p>
        </w:tc>
        <w:tc>
          <w:tcPr>
            <w:tcW w:w="259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34BB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7000</w:t>
            </w:r>
          </w:p>
        </w:tc>
      </w:tr>
      <w:tr w14:paraId="08DD3DE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5E9A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210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210A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浙江</w:t>
            </w:r>
          </w:p>
        </w:tc>
        <w:tc>
          <w:tcPr>
            <w:tcW w:w="242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F774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24230.3</w:t>
            </w:r>
          </w:p>
        </w:tc>
        <w:tc>
          <w:tcPr>
            <w:tcW w:w="259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6A24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14823.2</w:t>
            </w:r>
          </w:p>
        </w:tc>
      </w:tr>
      <w:tr w14:paraId="5F54E64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7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C713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210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7963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江苏</w:t>
            </w:r>
          </w:p>
        </w:tc>
        <w:tc>
          <w:tcPr>
            <w:tcW w:w="242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6657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22000</w:t>
            </w:r>
          </w:p>
        </w:tc>
        <w:tc>
          <w:tcPr>
            <w:tcW w:w="259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2A7B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7700</w:t>
            </w:r>
          </w:p>
        </w:tc>
      </w:tr>
      <w:tr w14:paraId="3D1CF4C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17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12D1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210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ECD8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广东</w:t>
            </w:r>
          </w:p>
        </w:tc>
        <w:tc>
          <w:tcPr>
            <w:tcW w:w="242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326F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21100</w:t>
            </w:r>
          </w:p>
        </w:tc>
        <w:tc>
          <w:tcPr>
            <w:tcW w:w="259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089D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9800</w:t>
            </w:r>
          </w:p>
        </w:tc>
      </w:tr>
      <w:tr w14:paraId="6913690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279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174C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平均单价</w:t>
            </w:r>
          </w:p>
        </w:tc>
        <w:tc>
          <w:tcPr>
            <w:tcW w:w="242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37A9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22082.58</w:t>
            </w:r>
          </w:p>
        </w:tc>
        <w:tc>
          <w:tcPr>
            <w:tcW w:w="259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589E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9830.8</w:t>
            </w:r>
          </w:p>
        </w:tc>
      </w:tr>
    </w:tbl>
    <w:p w14:paraId="04D258F8">
      <w:pPr>
        <w:spacing w:line="18" w:lineRule="atLeast"/>
        <w:ind w:firstLine="720" w:firstLineChars="225"/>
        <w:jc w:val="left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zh-CN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zh-CN"/>
        </w:rPr>
        <w:t>配套资源单价参考前期采购平均价测算，具体费用测算明细如下（金额均为不含税价）：</w:t>
      </w:r>
    </w:p>
    <w:tbl>
      <w:tblPr>
        <w:tblStyle w:val="7"/>
        <w:tblW w:w="4929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1477"/>
        <w:gridCol w:w="2151"/>
        <w:gridCol w:w="1181"/>
        <w:gridCol w:w="834"/>
        <w:gridCol w:w="886"/>
        <w:gridCol w:w="1170"/>
      </w:tblGrid>
      <w:tr w14:paraId="2D23B5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418" w:type="pct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2B87468A">
            <w:pPr>
              <w:pStyle w:val="13"/>
              <w:keepNext w:val="0"/>
              <w:keepLines w:val="0"/>
              <w:numPr>
                <w:ilvl w:val="0"/>
                <w:numId w:val="0"/>
              </w:numPr>
              <w:suppressLineNumbers w:val="0"/>
              <w:tabs>
                <w:tab w:val="left" w:pos="851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bidi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zh-CN"/>
              </w:rPr>
              <w:t>序号</w:t>
            </w:r>
          </w:p>
        </w:tc>
        <w:tc>
          <w:tcPr>
            <w:tcW w:w="878" w:type="pct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783472CE">
            <w:pPr>
              <w:pStyle w:val="13"/>
              <w:keepNext w:val="0"/>
              <w:keepLines w:val="0"/>
              <w:numPr>
                <w:ilvl w:val="0"/>
                <w:numId w:val="0"/>
              </w:numPr>
              <w:suppressLineNumbers w:val="0"/>
              <w:tabs>
                <w:tab w:val="left" w:pos="851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u w:val="none"/>
                <w:lang w:bidi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zh-CN"/>
              </w:rPr>
              <w:t>服务名称</w:t>
            </w:r>
          </w:p>
        </w:tc>
        <w:tc>
          <w:tcPr>
            <w:tcW w:w="1280" w:type="pct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37A83828">
            <w:pPr>
              <w:pStyle w:val="13"/>
              <w:keepNext w:val="0"/>
              <w:keepLines w:val="0"/>
              <w:numPr>
                <w:ilvl w:val="0"/>
                <w:numId w:val="0"/>
              </w:numPr>
              <w:suppressLineNumbers w:val="0"/>
              <w:tabs>
                <w:tab w:val="left" w:pos="851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bidi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zh-CN"/>
              </w:rPr>
              <w:t>算力规格</w:t>
            </w:r>
          </w:p>
        </w:tc>
        <w:tc>
          <w:tcPr>
            <w:tcW w:w="702" w:type="pct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6D87F308">
            <w:pPr>
              <w:pStyle w:val="13"/>
              <w:keepNext w:val="0"/>
              <w:keepLines w:val="0"/>
              <w:numPr>
                <w:ilvl w:val="0"/>
                <w:numId w:val="0"/>
              </w:numPr>
              <w:suppressLineNumbers w:val="0"/>
              <w:tabs>
                <w:tab w:val="left" w:pos="851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zh-CN"/>
              </w:rPr>
              <w:t>单价</w:t>
            </w:r>
          </w:p>
          <w:p w14:paraId="6A6D065C">
            <w:pPr>
              <w:pStyle w:val="13"/>
              <w:keepNext w:val="0"/>
              <w:keepLines w:val="0"/>
              <w:numPr>
                <w:ilvl w:val="0"/>
                <w:numId w:val="0"/>
              </w:numPr>
              <w:suppressLineNumbers w:val="0"/>
              <w:tabs>
                <w:tab w:val="left" w:pos="851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bidi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zh-CN"/>
              </w:rPr>
              <w:t>（元/月）</w:t>
            </w:r>
          </w:p>
        </w:tc>
        <w:tc>
          <w:tcPr>
            <w:tcW w:w="496" w:type="pct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18A32F99">
            <w:pPr>
              <w:pStyle w:val="13"/>
              <w:keepNext w:val="0"/>
              <w:keepLines w:val="0"/>
              <w:numPr>
                <w:ilvl w:val="0"/>
                <w:numId w:val="0"/>
              </w:numPr>
              <w:suppressLineNumbers w:val="0"/>
              <w:tabs>
                <w:tab w:val="left" w:pos="851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bidi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zh-CN"/>
              </w:rPr>
              <w:t>数量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08E3E065">
            <w:pPr>
              <w:pStyle w:val="13"/>
              <w:keepNext w:val="0"/>
              <w:keepLines w:val="0"/>
              <w:numPr>
                <w:ilvl w:val="0"/>
                <w:numId w:val="0"/>
              </w:numPr>
              <w:suppressLineNumbers w:val="0"/>
              <w:tabs>
                <w:tab w:val="left" w:pos="851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bidi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zh-CN"/>
              </w:rPr>
              <w:t>服务周期（月）</w:t>
            </w:r>
          </w:p>
        </w:tc>
        <w:tc>
          <w:tcPr>
            <w:tcW w:w="696" w:type="pct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5D2213A2">
            <w:pPr>
              <w:pStyle w:val="13"/>
              <w:keepNext w:val="0"/>
              <w:keepLines w:val="0"/>
              <w:numPr>
                <w:ilvl w:val="0"/>
                <w:numId w:val="0"/>
              </w:numPr>
              <w:suppressLineNumbers w:val="0"/>
              <w:tabs>
                <w:tab w:val="left" w:pos="851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bidi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zh-CN"/>
              </w:rPr>
              <w:t>预算总金额（万元）</w:t>
            </w:r>
          </w:p>
        </w:tc>
      </w:tr>
      <w:tr w14:paraId="1740C2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76F54F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1</w:t>
            </w:r>
          </w:p>
        </w:tc>
        <w:tc>
          <w:tcPr>
            <w:tcW w:w="87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115375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高性能GPU裸金属</w:t>
            </w:r>
          </w:p>
        </w:tc>
        <w:tc>
          <w:tcPr>
            <w:tcW w:w="12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394FBF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280‌</w:t>
            </w:r>
            <w:r>
              <w:rPr>
                <w:rStyle w:val="9"/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</w:rPr>
              <w:t>TFLOPS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*64G*8卡同等算力以上</w:t>
            </w:r>
          </w:p>
        </w:tc>
        <w:tc>
          <w:tcPr>
            <w:tcW w:w="70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9CE785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22082.58</w:t>
            </w:r>
          </w:p>
        </w:tc>
        <w:tc>
          <w:tcPr>
            <w:tcW w:w="49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6D6AE7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264台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40F8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9</w:t>
            </w:r>
          </w:p>
        </w:tc>
        <w:tc>
          <w:tcPr>
            <w:tcW w:w="69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BCF0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5246.82</w:t>
            </w:r>
          </w:p>
        </w:tc>
      </w:tr>
      <w:tr w14:paraId="12D92B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tcW w:w="4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C598EA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2</w:t>
            </w:r>
          </w:p>
        </w:tc>
        <w:tc>
          <w:tcPr>
            <w:tcW w:w="87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2844F4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低性能GPU裸金属</w:t>
            </w:r>
          </w:p>
        </w:tc>
        <w:tc>
          <w:tcPr>
            <w:tcW w:w="12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B9AC48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140‌</w:t>
            </w:r>
            <w:r>
              <w:rPr>
                <w:rStyle w:val="9"/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</w:rPr>
              <w:t>TFLOPS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*96G*8卡同等算力以上</w:t>
            </w:r>
          </w:p>
        </w:tc>
        <w:tc>
          <w:tcPr>
            <w:tcW w:w="70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BCC21E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9830.8</w:t>
            </w:r>
          </w:p>
        </w:tc>
        <w:tc>
          <w:tcPr>
            <w:tcW w:w="49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8581F3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6台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02C2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9</w:t>
            </w:r>
          </w:p>
        </w:tc>
        <w:tc>
          <w:tcPr>
            <w:tcW w:w="69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E6AF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53.09</w:t>
            </w:r>
          </w:p>
        </w:tc>
      </w:tr>
      <w:tr w14:paraId="688337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4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445C24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3</w:t>
            </w:r>
          </w:p>
        </w:tc>
        <w:tc>
          <w:tcPr>
            <w:tcW w:w="87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ECE844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CPU裸金属/云主机</w:t>
            </w:r>
          </w:p>
        </w:tc>
        <w:tc>
          <w:tcPr>
            <w:tcW w:w="12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2C17FA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32C/256G配置以上</w:t>
            </w:r>
          </w:p>
        </w:tc>
        <w:tc>
          <w:tcPr>
            <w:tcW w:w="70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F511DA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1424.51</w:t>
            </w:r>
          </w:p>
        </w:tc>
        <w:tc>
          <w:tcPr>
            <w:tcW w:w="49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AB94F6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44台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28F0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9</w:t>
            </w:r>
          </w:p>
        </w:tc>
        <w:tc>
          <w:tcPr>
            <w:tcW w:w="69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3354A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/>
              </w:rPr>
              <w:t>56.41</w:t>
            </w:r>
          </w:p>
        </w:tc>
      </w:tr>
      <w:tr w14:paraId="3C0EDC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4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957D26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4</w:t>
            </w:r>
          </w:p>
        </w:tc>
        <w:tc>
          <w:tcPr>
            <w:tcW w:w="87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BC6761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并行文件存储</w:t>
            </w:r>
          </w:p>
        </w:tc>
        <w:tc>
          <w:tcPr>
            <w:tcW w:w="12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FE8608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2TB</w:t>
            </w:r>
          </w:p>
        </w:tc>
        <w:tc>
          <w:tcPr>
            <w:tcW w:w="70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D58825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413.46</w:t>
            </w:r>
          </w:p>
        </w:tc>
        <w:tc>
          <w:tcPr>
            <w:tcW w:w="49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E00E01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108T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A5F9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9</w:t>
            </w:r>
          </w:p>
        </w:tc>
        <w:tc>
          <w:tcPr>
            <w:tcW w:w="69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0219F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/>
              </w:rPr>
              <w:t>20.09</w:t>
            </w:r>
          </w:p>
        </w:tc>
      </w:tr>
      <w:tr w14:paraId="57250D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4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D7CE80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5</w:t>
            </w:r>
          </w:p>
        </w:tc>
        <w:tc>
          <w:tcPr>
            <w:tcW w:w="87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9B6CBF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云硬盘</w:t>
            </w:r>
          </w:p>
        </w:tc>
        <w:tc>
          <w:tcPr>
            <w:tcW w:w="12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717B5F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lang w:val="en-US" w:eastAsia="zh-CN" w:bidi="ar"/>
              </w:rPr>
              <w:t>1G</w:t>
            </w:r>
          </w:p>
        </w:tc>
        <w:tc>
          <w:tcPr>
            <w:tcW w:w="70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BDC0A5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0.07</w:t>
            </w:r>
          </w:p>
        </w:tc>
        <w:tc>
          <w:tcPr>
            <w:tcW w:w="49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9A3468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" w:bidi="ar"/>
              </w:rPr>
              <w:t>9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00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" w:bidi="ar"/>
              </w:rPr>
              <w:t>00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G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E454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9</w:t>
            </w:r>
          </w:p>
        </w:tc>
        <w:tc>
          <w:tcPr>
            <w:tcW w:w="69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DC6A8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/>
              </w:rPr>
              <w:t>5.67</w:t>
            </w:r>
          </w:p>
        </w:tc>
      </w:tr>
      <w:tr w14:paraId="6E4512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4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0CD53D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6</w:t>
            </w:r>
          </w:p>
        </w:tc>
        <w:tc>
          <w:tcPr>
            <w:tcW w:w="87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1E2A78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云专线</w:t>
            </w:r>
          </w:p>
        </w:tc>
        <w:tc>
          <w:tcPr>
            <w:tcW w:w="12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F2F3E9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1G</w:t>
            </w:r>
          </w:p>
        </w:tc>
        <w:tc>
          <w:tcPr>
            <w:tcW w:w="70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7D8423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17362.26</w:t>
            </w:r>
          </w:p>
        </w:tc>
        <w:tc>
          <w:tcPr>
            <w:tcW w:w="49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1AAF4D">
            <w:pPr>
              <w:pStyle w:val="5"/>
              <w:keepNext w:val="0"/>
              <w:keepLines w:val="0"/>
              <w:widowControl w:val="0"/>
              <w:suppressLineNumbers w:val="0"/>
              <w:tabs>
                <w:tab w:val="center" w:pos="4153"/>
                <w:tab w:val="right" w:pos="8306"/>
              </w:tabs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16G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C1C9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9</w:t>
            </w:r>
          </w:p>
        </w:tc>
        <w:tc>
          <w:tcPr>
            <w:tcW w:w="69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500D5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4"/>
                <w:szCs w:val="24"/>
                <w:highlight w:val="none"/>
                <w:lang w:val="en-US" w:eastAsia="zh-CN"/>
              </w:rPr>
              <w:t>250.02</w:t>
            </w:r>
          </w:p>
        </w:tc>
      </w:tr>
      <w:tr w14:paraId="56DDDF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4303" w:type="pct"/>
            <w:gridSpan w:val="6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3B7A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预算总金额（万元）</w:t>
            </w:r>
          </w:p>
        </w:tc>
        <w:tc>
          <w:tcPr>
            <w:tcW w:w="69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6FD3E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lang w:val="en-US" w:eastAsia="zh-CN"/>
              </w:rPr>
              <w:t>5632.1</w:t>
            </w:r>
          </w:p>
        </w:tc>
      </w:tr>
    </w:tbl>
    <w:p w14:paraId="025A16B6">
      <w:pPr>
        <w:pStyle w:val="13"/>
        <w:numPr>
          <w:ilvl w:val="0"/>
          <w:numId w:val="0"/>
        </w:numPr>
        <w:tabs>
          <w:tab w:val="left" w:pos="851"/>
        </w:tabs>
        <w:spacing w:line="560" w:lineRule="exact"/>
        <w:outlineLvl w:val="9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zh-CN"/>
        </w:rPr>
      </w:pPr>
    </w:p>
    <w:p w14:paraId="34E22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3" w:firstLineChars="200"/>
        <w:jc w:val="left"/>
        <w:textAlignment w:val="auto"/>
        <w:rPr>
          <w:rFonts w:hint="default" w:ascii="Times New Roman" w:hAnsi="Times New Roman" w:eastAsia="黑体" w:cs="Times New Roman"/>
          <w:b/>
          <w:kern w:val="0"/>
          <w:sz w:val="32"/>
          <w:szCs w:val="32"/>
          <w:highlight w:val="none"/>
        </w:rPr>
      </w:pPr>
      <w:r>
        <w:rPr>
          <w:rFonts w:hint="default" w:ascii="Times New Roman" w:hAnsi="Times New Roman" w:eastAsia="黑体" w:cs="Times New Roman"/>
          <w:b/>
          <w:kern w:val="0"/>
          <w:sz w:val="32"/>
          <w:szCs w:val="32"/>
          <w:highlight w:val="none"/>
        </w:rPr>
        <w:t>四、服务要求/技术规格</w:t>
      </w:r>
    </w:p>
    <w:p w14:paraId="120AF2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3" w:firstLineChars="200"/>
        <w:jc w:val="left"/>
        <w:textAlignment w:val="auto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eastAsia="楷体" w:cs="Times New Roman"/>
          <w:b/>
          <w:kern w:val="0"/>
          <w:sz w:val="32"/>
          <w:szCs w:val="32"/>
          <w:highlight w:val="none"/>
        </w:rPr>
        <w:t>（一）服务/技术要求</w:t>
      </w:r>
    </w:p>
    <w:p w14:paraId="4CA56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0" w:firstLineChars="200"/>
        <w:jc w:val="left"/>
        <w:textAlignment w:val="auto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val="en-US" w:eastAsia="zh-CN"/>
        </w:rPr>
        <w:t>本项目提供GPU智算资源服务，高性能GPU裸金属满足GPU*8、单卡FP16半精度280TFLOPS和显存64G以上；低性能GPU裸金属满足GPU*8、单卡FP16半精度140TFLOPS和显存96G以上。要求应答方应根据资源服务需求，分阶段制定合理的时间进度，并且应根据采购方智算资源实际需求进行调整，提供合理且最短的实施周期，包含服务方案、进度控制及人员组织等，保证项目在承诺时间内顺利开展。</w:t>
      </w:r>
    </w:p>
    <w:p w14:paraId="5D0A3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3" w:firstLineChars="200"/>
        <w:jc w:val="left"/>
        <w:textAlignment w:val="auto"/>
        <w:rPr>
          <w:rFonts w:hint="default" w:ascii="Times New Roman" w:hAnsi="Times New Roman" w:eastAsia="楷体" w:cs="Times New Roman"/>
          <w:b/>
          <w:kern w:val="0"/>
          <w:sz w:val="32"/>
          <w:szCs w:val="32"/>
          <w:highlight w:val="none"/>
        </w:rPr>
      </w:pPr>
      <w:r>
        <w:rPr>
          <w:rFonts w:hint="default" w:ascii="Times New Roman" w:hAnsi="Times New Roman" w:eastAsia="楷体" w:cs="Times New Roman"/>
          <w:b/>
          <w:kern w:val="0"/>
          <w:sz w:val="32"/>
          <w:szCs w:val="32"/>
          <w:highlight w:val="none"/>
        </w:rPr>
        <w:t>（二）服务目标</w:t>
      </w:r>
    </w:p>
    <w:p w14:paraId="3714E196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afterLines="0"/>
        <w:ind w:firstLine="643"/>
        <w:textAlignment w:val="auto"/>
        <w:rPr>
          <w:rFonts w:hint="default" w:ascii="Times New Roman" w:hAnsi="Times New Roman" w:eastAsia="仿宋_GB2312" w:cs="Times New Roman"/>
          <w:bCs w:val="0"/>
          <w:color w:val="auto"/>
          <w:sz w:val="32"/>
          <w:szCs w:val="32"/>
          <w:highlight w:val="none"/>
        </w:rPr>
      </w:pPr>
      <w:r>
        <w:rPr>
          <w:rFonts w:hint="default" w:ascii="Times New Roman" w:hAnsi="Times New Roman" w:eastAsia="仿宋_GB2312" w:cs="Times New Roman"/>
          <w:bCs w:val="0"/>
          <w:color w:val="auto"/>
          <w:sz w:val="32"/>
          <w:szCs w:val="32"/>
          <w:highlight w:val="none"/>
          <w:lang w:val="en-US" w:eastAsia="zh-CN"/>
        </w:rPr>
        <w:t>本项目拟构建多节点、高可用的推理型智算供给能力，通过采购高性能推理卡（昇腾910B4，下同）2105张、低性能推理卡（昇腾310P，下同）44张，支撑2025年至2026年上半年中心客户端应用、服务端应用和云客服等场景推广的算力需求。</w:t>
      </w:r>
    </w:p>
    <w:p w14:paraId="306F1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3" w:firstLineChars="200"/>
        <w:jc w:val="left"/>
        <w:textAlignment w:val="auto"/>
        <w:rPr>
          <w:rFonts w:hint="default" w:ascii="Times New Roman" w:hAnsi="Times New Roman" w:eastAsia="楷体" w:cs="Times New Roman"/>
          <w:b/>
          <w:kern w:val="0"/>
          <w:sz w:val="32"/>
          <w:szCs w:val="32"/>
          <w:highlight w:val="none"/>
        </w:rPr>
      </w:pPr>
      <w:r>
        <w:rPr>
          <w:rFonts w:hint="default" w:ascii="Times New Roman" w:hAnsi="Times New Roman" w:eastAsia="楷体" w:cs="Times New Roman"/>
          <w:b/>
          <w:kern w:val="0"/>
          <w:sz w:val="32"/>
          <w:szCs w:val="32"/>
          <w:highlight w:val="none"/>
        </w:rPr>
        <w:t>（三）交付条件</w:t>
      </w:r>
    </w:p>
    <w:p w14:paraId="2FEA3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auto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0"/>
          <w:sz w:val="32"/>
          <w:szCs w:val="32"/>
          <w:highlight w:val="none"/>
          <w:lang w:val="en-US" w:eastAsia="zh-CN" w:bidi="ar-SA"/>
        </w:rPr>
        <w:t>在项目实施全过程中，应答方应按照项目管理要求进行严格的质量控制，并制定详细合理的沟通计划，应确保买卖双方能及时了解所需的信息。针对项目内容涉及产品，应答方安排相应的技术培训，并提供云服务正常运行所需的管理、运营及维护有关的全套技术资料。</w:t>
      </w:r>
    </w:p>
    <w:p w14:paraId="58991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3" w:firstLineChars="200"/>
        <w:jc w:val="left"/>
        <w:textAlignment w:val="auto"/>
        <w:rPr>
          <w:rFonts w:hint="default" w:ascii="Times New Roman" w:hAnsi="Times New Roman" w:eastAsia="楷体" w:cs="Times New Roman"/>
          <w:b/>
          <w:kern w:val="0"/>
          <w:sz w:val="32"/>
          <w:szCs w:val="32"/>
          <w:highlight w:val="none"/>
        </w:rPr>
      </w:pPr>
      <w:r>
        <w:rPr>
          <w:rFonts w:hint="default" w:ascii="Times New Roman" w:hAnsi="Times New Roman" w:eastAsia="楷体" w:cs="Times New Roman"/>
          <w:b/>
          <w:kern w:val="0"/>
          <w:sz w:val="32"/>
          <w:szCs w:val="32"/>
          <w:highlight w:val="none"/>
        </w:rPr>
        <w:t>（四）验收/考核标准</w:t>
      </w:r>
    </w:p>
    <w:p w14:paraId="4A703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auto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0"/>
          <w:sz w:val="32"/>
          <w:szCs w:val="32"/>
          <w:highlight w:val="none"/>
          <w:lang w:val="en-US" w:eastAsia="zh-CN" w:bidi="ar-SA"/>
        </w:rPr>
        <w:t>在项目服务期限内，按照技术规范书服务质量考核标准进行考核，如服务可用性低于考核标准，则根据相关考核条款对考核次月结算款项进行扣除。</w:t>
      </w:r>
    </w:p>
    <w:p w14:paraId="2F45E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3" w:firstLineChars="200"/>
        <w:jc w:val="left"/>
        <w:textAlignment w:val="auto"/>
        <w:rPr>
          <w:rFonts w:hint="eastAsia" w:ascii="黑体" w:hAnsi="黑体" w:eastAsia="黑体" w:cs="黑体"/>
          <w:b/>
          <w:bCs/>
          <w:color w:val="auto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0"/>
          <w:sz w:val="32"/>
          <w:szCs w:val="32"/>
          <w:highlight w:val="none"/>
        </w:rPr>
        <w:t>五、</w:t>
      </w:r>
      <w:r>
        <w:rPr>
          <w:rFonts w:hint="eastAsia" w:ascii="黑体" w:hAnsi="黑体" w:eastAsia="黑体" w:cs="黑体"/>
          <w:b/>
          <w:bCs/>
          <w:color w:val="auto"/>
          <w:kern w:val="0"/>
          <w:sz w:val="32"/>
          <w:szCs w:val="32"/>
          <w:highlight w:val="none"/>
          <w:lang w:val="en-US" w:eastAsia="zh-CN" w:bidi="ar-SA"/>
        </w:rPr>
        <w:t>往期采购执行情况</w:t>
      </w:r>
    </w:p>
    <w:p w14:paraId="22A91F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ar-SA"/>
        </w:rPr>
        <w:t>本项目非首次采购</w:t>
      </w:r>
      <w:r>
        <w:rPr>
          <w:rFonts w:hint="default" w:ascii="Times New Roman" w:hAnsi="Times New Roman" w:eastAsia="仿宋_GB2312" w:cs="Times New Roman"/>
          <w:b w:val="0"/>
          <w:i w:val="0"/>
          <w:kern w:val="0"/>
          <w:sz w:val="32"/>
          <w:szCs w:val="32"/>
          <w:highlight w:val="none"/>
        </w:rPr>
        <w:t>，</w:t>
      </w:r>
      <w:r>
        <w:rPr>
          <w:rFonts w:hint="default" w:ascii="Times New Roman" w:hAnsi="Times New Roman" w:eastAsia="仿宋_GB2312" w:cs="Times New Roman"/>
          <w:b w:val="0"/>
          <w:i w:val="0"/>
          <w:kern w:val="0"/>
          <w:sz w:val="32"/>
          <w:szCs w:val="32"/>
          <w:highlight w:val="none"/>
          <w:lang w:val="en-US" w:eastAsia="zh-CN"/>
        </w:rPr>
        <w:t>2024年1月立项采购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ar-SA"/>
        </w:rPr>
        <w:t>《在线服务公司2024-2025年智算资源服务采购框架项目》，签约总价为2,438.07万元（不含税）。2024年10月立项采购《在线服务公司2024-2025年智算资源服务采购框架项目》，签约总价为3491.67万元（不含税）。</w:t>
      </w:r>
    </w:p>
    <w:p w14:paraId="68686F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default" w:ascii="Times New Roman" w:hAnsi="Times New Roman" w:cs="Times New Roman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ar-SA"/>
        </w:rPr>
        <w:t>在线服务公司与中国移动通信集团北京有限公司关于2024年大模型应用智算资源采购框架及集成项目框架合同（2024.03）：</w:t>
      </w:r>
    </w:p>
    <w:tbl>
      <w:tblPr>
        <w:tblStyle w:val="6"/>
        <w:tblW w:w="1005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"/>
        <w:gridCol w:w="1036"/>
        <w:gridCol w:w="2456"/>
        <w:gridCol w:w="1848"/>
        <w:gridCol w:w="1362"/>
        <w:gridCol w:w="1046"/>
        <w:gridCol w:w="1266"/>
      </w:tblGrid>
      <w:tr w14:paraId="2B4F214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446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序号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414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服务内容</w:t>
            </w:r>
          </w:p>
        </w:tc>
        <w:tc>
          <w:tcPr>
            <w:tcW w:w="248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87D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规格</w:t>
            </w:r>
          </w:p>
        </w:tc>
        <w:tc>
          <w:tcPr>
            <w:tcW w:w="19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126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单位</w:t>
            </w:r>
          </w:p>
        </w:tc>
        <w:tc>
          <w:tcPr>
            <w:tcW w:w="11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997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不含税单价报价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1C1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税率</w:t>
            </w:r>
          </w:p>
        </w:tc>
        <w:tc>
          <w:tcPr>
            <w:tcW w:w="124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9F2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含税单价报价</w:t>
            </w:r>
          </w:p>
        </w:tc>
      </w:tr>
      <w:tr w14:paraId="689D1D8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012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B40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云主机</w:t>
            </w:r>
          </w:p>
        </w:tc>
        <w:tc>
          <w:tcPr>
            <w:tcW w:w="248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CC7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GPU</w:t>
            </w:r>
            <w:r>
              <w:rPr>
                <w:rStyle w:val="14"/>
                <w:rFonts w:hint="default" w:ascii="Times New Roman" w:hAnsi="Times New Roman" w:cs="Times New Roman"/>
                <w:highlight w:val="none"/>
                <w:lang w:val="en-US" w:eastAsia="zh-CN" w:bidi="ar"/>
              </w:rPr>
              <w:t>型：</w:t>
            </w:r>
            <w:r>
              <w:rPr>
                <w:rStyle w:val="18"/>
                <w:rFonts w:hint="default" w:ascii="Times New Roman" w:hAnsi="Times New Roman" w:eastAsia="等线" w:cs="Times New Roman"/>
                <w:highlight w:val="none"/>
                <w:lang w:val="en-US" w:eastAsia="zh-CN" w:bidi="ar"/>
              </w:rPr>
              <w:t>80C640G A100*8</w:t>
            </w:r>
          </w:p>
        </w:tc>
        <w:tc>
          <w:tcPr>
            <w:tcW w:w="19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A89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元</w:t>
            </w:r>
            <w:r>
              <w:rPr>
                <w:rStyle w:val="18"/>
                <w:rFonts w:hint="default" w:ascii="Times New Roman" w:hAnsi="Times New Roman" w:eastAsia="仿宋_GB2312" w:cs="Times New Roman"/>
                <w:highlight w:val="none"/>
                <w:lang w:val="en-US" w:eastAsia="zh-CN" w:bidi="ar"/>
              </w:rPr>
              <w:t>/</w:t>
            </w:r>
            <w:r>
              <w:rPr>
                <w:rStyle w:val="14"/>
                <w:rFonts w:hint="default" w:ascii="Times New Roman" w:hAnsi="Times New Roman" w:cs="Times New Roman"/>
                <w:highlight w:val="none"/>
                <w:lang w:val="en-US" w:eastAsia="zh-CN" w:bidi="ar"/>
              </w:rPr>
              <w:t>台</w:t>
            </w:r>
            <w:r>
              <w:rPr>
                <w:rStyle w:val="18"/>
                <w:rFonts w:hint="default" w:ascii="Times New Roman" w:hAnsi="Times New Roman" w:eastAsia="仿宋_GB2312" w:cs="Times New Roman"/>
                <w:highlight w:val="none"/>
                <w:lang w:val="en-US" w:eastAsia="zh-CN" w:bidi="ar"/>
              </w:rPr>
              <w:t>/</w:t>
            </w:r>
            <w:r>
              <w:rPr>
                <w:rStyle w:val="14"/>
                <w:rFonts w:hint="default" w:ascii="Times New Roman" w:hAnsi="Times New Roman" w:cs="Times New Roman"/>
                <w:highlight w:val="none"/>
                <w:lang w:val="en-US" w:eastAsia="zh-CN" w:bidi="ar"/>
              </w:rPr>
              <w:t>月</w:t>
            </w:r>
          </w:p>
        </w:tc>
        <w:tc>
          <w:tcPr>
            <w:tcW w:w="11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4DE8E2">
            <w:pPr>
              <w:keepNext w:val="0"/>
              <w:keepLines w:val="0"/>
              <w:widowControl/>
              <w:suppressLineNumbers w:val="0"/>
              <w:ind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38207.55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D2C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6%</w:t>
            </w:r>
          </w:p>
        </w:tc>
        <w:tc>
          <w:tcPr>
            <w:tcW w:w="124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549E36">
            <w:pPr>
              <w:keepNext w:val="0"/>
              <w:keepLines w:val="0"/>
              <w:widowControl/>
              <w:suppressLineNumbers w:val="0"/>
              <w:ind w:firstLineChars="10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40500</w:t>
            </w:r>
          </w:p>
        </w:tc>
      </w:tr>
      <w:tr w14:paraId="7289C6D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44F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FF5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云主机</w:t>
            </w:r>
          </w:p>
        </w:tc>
        <w:tc>
          <w:tcPr>
            <w:tcW w:w="248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2E2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GPU</w:t>
            </w:r>
            <w:r>
              <w:rPr>
                <w:rStyle w:val="14"/>
                <w:rFonts w:hint="default" w:ascii="Times New Roman" w:hAnsi="Times New Roman" w:cs="Times New Roman"/>
                <w:highlight w:val="none"/>
                <w:lang w:val="en-US" w:eastAsia="zh-CN" w:bidi="ar"/>
              </w:rPr>
              <w:t>型：</w:t>
            </w:r>
            <w:r>
              <w:rPr>
                <w:rStyle w:val="18"/>
                <w:rFonts w:hint="default" w:ascii="Times New Roman" w:hAnsi="Times New Roman" w:eastAsia="等线" w:cs="Times New Roman"/>
                <w:highlight w:val="none"/>
                <w:lang w:val="en-US" w:eastAsia="zh-CN" w:bidi="ar"/>
              </w:rPr>
              <w:t>80C640G T4*8</w:t>
            </w:r>
          </w:p>
        </w:tc>
        <w:tc>
          <w:tcPr>
            <w:tcW w:w="19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1BE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元</w:t>
            </w:r>
            <w:r>
              <w:rPr>
                <w:rStyle w:val="18"/>
                <w:rFonts w:hint="default" w:ascii="Times New Roman" w:hAnsi="Times New Roman" w:eastAsia="仿宋_GB2312" w:cs="Times New Roman"/>
                <w:highlight w:val="none"/>
                <w:lang w:val="en-US" w:eastAsia="zh-CN" w:bidi="ar"/>
              </w:rPr>
              <w:t>/</w:t>
            </w:r>
            <w:r>
              <w:rPr>
                <w:rStyle w:val="14"/>
                <w:rFonts w:hint="default" w:ascii="Times New Roman" w:hAnsi="Times New Roman" w:cs="Times New Roman"/>
                <w:highlight w:val="none"/>
                <w:lang w:val="en-US" w:eastAsia="zh-CN" w:bidi="ar"/>
              </w:rPr>
              <w:t>台</w:t>
            </w:r>
            <w:r>
              <w:rPr>
                <w:rStyle w:val="18"/>
                <w:rFonts w:hint="default" w:ascii="Times New Roman" w:hAnsi="Times New Roman" w:eastAsia="仿宋_GB2312" w:cs="Times New Roman"/>
                <w:highlight w:val="none"/>
                <w:lang w:val="en-US" w:eastAsia="zh-CN" w:bidi="ar"/>
              </w:rPr>
              <w:t>/</w:t>
            </w:r>
            <w:r>
              <w:rPr>
                <w:rStyle w:val="14"/>
                <w:rFonts w:hint="default" w:ascii="Times New Roman" w:hAnsi="Times New Roman" w:cs="Times New Roman"/>
                <w:highlight w:val="none"/>
                <w:lang w:val="en-US" w:eastAsia="zh-CN" w:bidi="ar"/>
              </w:rPr>
              <w:t>月</w:t>
            </w:r>
          </w:p>
        </w:tc>
        <w:tc>
          <w:tcPr>
            <w:tcW w:w="11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414AE9">
            <w:pPr>
              <w:keepNext w:val="0"/>
              <w:keepLines w:val="0"/>
              <w:widowControl/>
              <w:suppressLineNumbers w:val="0"/>
              <w:ind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14535.85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135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6%</w:t>
            </w:r>
          </w:p>
        </w:tc>
        <w:tc>
          <w:tcPr>
            <w:tcW w:w="124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D4BBC2">
            <w:pPr>
              <w:keepNext w:val="0"/>
              <w:keepLines w:val="0"/>
              <w:widowControl/>
              <w:suppressLineNumbers w:val="0"/>
              <w:ind w:firstLineChars="10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15408</w:t>
            </w:r>
          </w:p>
        </w:tc>
      </w:tr>
      <w:tr w14:paraId="302771B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3EF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F7A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云主机</w:t>
            </w:r>
          </w:p>
        </w:tc>
        <w:tc>
          <w:tcPr>
            <w:tcW w:w="248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0F4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内存优化型：</w:t>
            </w:r>
            <w:r>
              <w:rPr>
                <w:rStyle w:val="18"/>
                <w:rFonts w:hint="default" w:ascii="Times New Roman" w:hAnsi="Times New Roman" w:eastAsia="仿宋_GB2312" w:cs="Times New Roman"/>
                <w:highlight w:val="none"/>
                <w:lang w:val="en-US" w:eastAsia="zh-CN" w:bidi="ar"/>
              </w:rPr>
              <w:t>32C/256G</w:t>
            </w:r>
          </w:p>
        </w:tc>
        <w:tc>
          <w:tcPr>
            <w:tcW w:w="19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BFB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元</w:t>
            </w:r>
            <w:r>
              <w:rPr>
                <w:rStyle w:val="18"/>
                <w:rFonts w:hint="default" w:ascii="Times New Roman" w:hAnsi="Times New Roman" w:eastAsia="仿宋_GB2312" w:cs="Times New Roman"/>
                <w:highlight w:val="none"/>
                <w:lang w:val="en-US" w:eastAsia="zh-CN" w:bidi="ar"/>
              </w:rPr>
              <w:t>/</w:t>
            </w:r>
            <w:r>
              <w:rPr>
                <w:rStyle w:val="14"/>
                <w:rFonts w:hint="default" w:ascii="Times New Roman" w:hAnsi="Times New Roman" w:cs="Times New Roman"/>
                <w:highlight w:val="none"/>
                <w:lang w:val="en-US" w:eastAsia="zh-CN" w:bidi="ar"/>
              </w:rPr>
              <w:t>台</w:t>
            </w:r>
            <w:r>
              <w:rPr>
                <w:rStyle w:val="18"/>
                <w:rFonts w:hint="default" w:ascii="Times New Roman" w:hAnsi="Times New Roman" w:eastAsia="仿宋_GB2312" w:cs="Times New Roman"/>
                <w:highlight w:val="none"/>
                <w:lang w:val="en-US" w:eastAsia="zh-CN" w:bidi="ar"/>
              </w:rPr>
              <w:t>/</w:t>
            </w:r>
            <w:r>
              <w:rPr>
                <w:rStyle w:val="14"/>
                <w:rFonts w:hint="default" w:ascii="Times New Roman" w:hAnsi="Times New Roman" w:cs="Times New Roman"/>
                <w:highlight w:val="none"/>
                <w:lang w:val="en-US" w:eastAsia="zh-CN" w:bidi="ar"/>
              </w:rPr>
              <w:t>月</w:t>
            </w:r>
          </w:p>
        </w:tc>
        <w:tc>
          <w:tcPr>
            <w:tcW w:w="11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99F882">
            <w:pPr>
              <w:keepNext w:val="0"/>
              <w:keepLines w:val="0"/>
              <w:widowControl/>
              <w:suppressLineNumbers w:val="0"/>
              <w:ind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1996.98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3EC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6%</w:t>
            </w:r>
          </w:p>
        </w:tc>
        <w:tc>
          <w:tcPr>
            <w:tcW w:w="124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3E5B29">
            <w:pPr>
              <w:keepNext w:val="0"/>
              <w:keepLines w:val="0"/>
              <w:widowControl/>
              <w:suppressLineNumbers w:val="0"/>
              <w:ind w:firstLineChars="10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2116.8</w:t>
            </w:r>
          </w:p>
        </w:tc>
      </w:tr>
      <w:tr w14:paraId="204CC94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D19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992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并行文件存储</w:t>
            </w:r>
          </w:p>
        </w:tc>
        <w:tc>
          <w:tcPr>
            <w:tcW w:w="248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58D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标准型：</w:t>
            </w:r>
            <w:r>
              <w:rPr>
                <w:rStyle w:val="18"/>
                <w:rFonts w:hint="default" w:ascii="Times New Roman" w:hAnsi="Times New Roman" w:eastAsia="仿宋_GB2312" w:cs="Times New Roman"/>
                <w:highlight w:val="none"/>
                <w:lang w:val="en-US" w:eastAsia="zh-CN" w:bidi="ar"/>
              </w:rPr>
              <w:t>2T</w:t>
            </w:r>
          </w:p>
        </w:tc>
        <w:tc>
          <w:tcPr>
            <w:tcW w:w="19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626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元</w:t>
            </w:r>
            <w:r>
              <w:rPr>
                <w:rStyle w:val="18"/>
                <w:rFonts w:hint="default" w:ascii="Times New Roman" w:hAnsi="Times New Roman" w:eastAsia="仿宋_GB2312" w:cs="Times New Roman"/>
                <w:highlight w:val="none"/>
                <w:lang w:val="en-US" w:eastAsia="zh-CN" w:bidi="ar"/>
              </w:rPr>
              <w:t>/</w:t>
            </w:r>
            <w:r>
              <w:rPr>
                <w:rStyle w:val="14"/>
                <w:rFonts w:hint="default" w:ascii="Times New Roman" w:hAnsi="Times New Roman" w:cs="Times New Roman"/>
                <w:highlight w:val="none"/>
                <w:lang w:val="en-US" w:eastAsia="zh-CN" w:bidi="ar"/>
              </w:rPr>
              <w:t>月</w:t>
            </w:r>
          </w:p>
        </w:tc>
        <w:tc>
          <w:tcPr>
            <w:tcW w:w="11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399979">
            <w:pPr>
              <w:keepNext w:val="0"/>
              <w:keepLines w:val="0"/>
              <w:widowControl/>
              <w:suppressLineNumbers w:val="0"/>
              <w:ind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579.62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E52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6%</w:t>
            </w:r>
          </w:p>
        </w:tc>
        <w:tc>
          <w:tcPr>
            <w:tcW w:w="124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E6D4C4">
            <w:pPr>
              <w:keepNext w:val="0"/>
              <w:keepLines w:val="0"/>
              <w:widowControl/>
              <w:suppressLineNumbers w:val="0"/>
              <w:ind w:firstLineChars="10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614.4</w:t>
            </w:r>
          </w:p>
        </w:tc>
      </w:tr>
      <w:tr w14:paraId="0D3D792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46C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5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C91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云硬盘</w:t>
            </w:r>
          </w:p>
        </w:tc>
        <w:tc>
          <w:tcPr>
            <w:tcW w:w="248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D6F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性能优化型：</w:t>
            </w:r>
            <w:r>
              <w:rPr>
                <w:rStyle w:val="18"/>
                <w:rFonts w:hint="default" w:ascii="Times New Roman" w:hAnsi="Times New Roman" w:eastAsia="仿宋_GB2312" w:cs="Times New Roman"/>
                <w:highlight w:val="none"/>
                <w:lang w:val="en-US" w:eastAsia="zh-CN" w:bidi="ar"/>
              </w:rPr>
              <w:t>1G</w:t>
            </w:r>
          </w:p>
        </w:tc>
        <w:tc>
          <w:tcPr>
            <w:tcW w:w="19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ECC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元</w:t>
            </w:r>
            <w:r>
              <w:rPr>
                <w:rStyle w:val="18"/>
                <w:rFonts w:hint="default" w:ascii="Times New Roman" w:hAnsi="Times New Roman" w:eastAsia="仿宋_GB2312" w:cs="Times New Roman"/>
                <w:highlight w:val="none"/>
                <w:lang w:val="en-US" w:eastAsia="zh-CN" w:bidi="ar"/>
              </w:rPr>
              <w:t>/</w:t>
            </w:r>
            <w:r>
              <w:rPr>
                <w:rStyle w:val="14"/>
                <w:rFonts w:hint="default" w:ascii="Times New Roman" w:hAnsi="Times New Roman" w:cs="Times New Roman"/>
                <w:highlight w:val="none"/>
                <w:lang w:val="en-US" w:eastAsia="zh-CN" w:bidi="ar"/>
              </w:rPr>
              <w:t>月</w:t>
            </w:r>
          </w:p>
        </w:tc>
        <w:tc>
          <w:tcPr>
            <w:tcW w:w="11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1CCFC0">
            <w:pPr>
              <w:keepNext w:val="0"/>
              <w:keepLines w:val="0"/>
              <w:widowControl/>
              <w:suppressLineNumbers w:val="0"/>
              <w:ind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0.10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5B5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6%</w:t>
            </w:r>
          </w:p>
        </w:tc>
        <w:tc>
          <w:tcPr>
            <w:tcW w:w="124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CA4A7E">
            <w:pPr>
              <w:keepNext w:val="0"/>
              <w:keepLines w:val="0"/>
              <w:widowControl/>
              <w:suppressLineNumbers w:val="0"/>
              <w:ind w:firstLineChars="10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0.11</w:t>
            </w:r>
          </w:p>
        </w:tc>
      </w:tr>
      <w:tr w14:paraId="267A275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59A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6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899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云专线</w:t>
            </w:r>
          </w:p>
        </w:tc>
        <w:tc>
          <w:tcPr>
            <w:tcW w:w="248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A37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云专线：</w:t>
            </w:r>
            <w:r>
              <w:rPr>
                <w:rStyle w:val="18"/>
                <w:rFonts w:hint="default" w:ascii="Times New Roman" w:hAnsi="Times New Roman" w:eastAsia="仿宋_GB2312" w:cs="Times New Roman"/>
                <w:highlight w:val="none"/>
                <w:lang w:val="en-US" w:eastAsia="zh-CN" w:bidi="ar"/>
              </w:rPr>
              <w:t>1G</w:t>
            </w:r>
          </w:p>
        </w:tc>
        <w:tc>
          <w:tcPr>
            <w:tcW w:w="19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D90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元</w:t>
            </w:r>
            <w:r>
              <w:rPr>
                <w:rStyle w:val="18"/>
                <w:rFonts w:hint="default" w:ascii="Times New Roman" w:hAnsi="Times New Roman" w:eastAsia="仿宋_GB2312" w:cs="Times New Roman"/>
                <w:highlight w:val="none"/>
                <w:lang w:val="en-US" w:eastAsia="zh-CN" w:bidi="ar"/>
              </w:rPr>
              <w:t>/</w:t>
            </w:r>
            <w:r>
              <w:rPr>
                <w:rStyle w:val="14"/>
                <w:rFonts w:hint="default" w:ascii="Times New Roman" w:hAnsi="Times New Roman" w:cs="Times New Roman"/>
                <w:highlight w:val="none"/>
                <w:lang w:val="en-US" w:eastAsia="zh-CN" w:bidi="ar"/>
              </w:rPr>
              <w:t>月</w:t>
            </w:r>
          </w:p>
        </w:tc>
        <w:tc>
          <w:tcPr>
            <w:tcW w:w="11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4156A3">
            <w:pPr>
              <w:keepNext w:val="0"/>
              <w:keepLines w:val="0"/>
              <w:widowControl/>
              <w:suppressLineNumbers w:val="0"/>
              <w:ind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24339.62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7BA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6%</w:t>
            </w:r>
          </w:p>
        </w:tc>
        <w:tc>
          <w:tcPr>
            <w:tcW w:w="124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2F97DB">
            <w:pPr>
              <w:keepNext w:val="0"/>
              <w:keepLines w:val="0"/>
              <w:widowControl/>
              <w:suppressLineNumbers w:val="0"/>
              <w:ind w:firstLineChars="10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25800</w:t>
            </w:r>
          </w:p>
        </w:tc>
      </w:tr>
      <w:tr w14:paraId="66B87C1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303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7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A00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裸金属</w:t>
            </w:r>
          </w:p>
        </w:tc>
        <w:tc>
          <w:tcPr>
            <w:tcW w:w="248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84F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GPU</w:t>
            </w:r>
            <w:r>
              <w:rPr>
                <w:rStyle w:val="19"/>
                <w:rFonts w:hint="default" w:ascii="Times New Roman" w:hAnsi="Times New Roman" w:cs="Times New Roman"/>
                <w:highlight w:val="none"/>
                <w:lang w:val="en-US" w:eastAsia="zh-CN" w:bidi="ar"/>
              </w:rPr>
              <w:t>型：</w:t>
            </w:r>
            <w:r>
              <w:rPr>
                <w:rStyle w:val="20"/>
                <w:rFonts w:hint="default" w:ascii="Times New Roman" w:hAnsi="Times New Roman" w:eastAsia="等线" w:cs="Times New Roman"/>
                <w:highlight w:val="none"/>
                <w:lang w:val="en-US" w:eastAsia="zh-CN" w:bidi="ar"/>
              </w:rPr>
              <w:t>96C768GA100*8</w:t>
            </w:r>
            <w:r>
              <w:rPr>
                <w:rStyle w:val="19"/>
                <w:rFonts w:hint="default" w:ascii="Times New Roman" w:hAnsi="Times New Roman" w:cs="Times New Roman"/>
                <w:highlight w:val="none"/>
                <w:lang w:val="en-US" w:eastAsia="zh-CN" w:bidi="ar"/>
              </w:rPr>
              <w:t>（</w:t>
            </w:r>
            <w:r>
              <w:rPr>
                <w:rStyle w:val="20"/>
                <w:rFonts w:hint="default" w:ascii="Times New Roman" w:hAnsi="Times New Roman" w:eastAsia="等线" w:cs="Times New Roman"/>
                <w:highlight w:val="none"/>
                <w:lang w:val="en-US" w:eastAsia="zh-CN" w:bidi="ar"/>
              </w:rPr>
              <w:t>A100</w:t>
            </w:r>
            <w:r>
              <w:rPr>
                <w:rStyle w:val="19"/>
                <w:rFonts w:hint="default" w:ascii="Times New Roman" w:hAnsi="Times New Roman" w:cs="Times New Roman"/>
                <w:highlight w:val="none"/>
                <w:lang w:val="en-US" w:eastAsia="zh-CN" w:bidi="ar"/>
              </w:rPr>
              <w:t>、</w:t>
            </w:r>
            <w:r>
              <w:rPr>
                <w:rStyle w:val="20"/>
                <w:rFonts w:hint="default" w:ascii="Times New Roman" w:hAnsi="Times New Roman" w:eastAsia="等线" w:cs="Times New Roman"/>
                <w:highlight w:val="none"/>
                <w:lang w:val="en-US" w:eastAsia="zh-CN" w:bidi="ar"/>
              </w:rPr>
              <w:t>910B</w:t>
            </w:r>
            <w:r>
              <w:rPr>
                <w:rStyle w:val="19"/>
                <w:rFonts w:hint="default" w:ascii="Times New Roman" w:hAnsi="Times New Roman" w:cs="Times New Roman"/>
                <w:highlight w:val="none"/>
                <w:lang w:val="en-US" w:eastAsia="zh-CN" w:bidi="ar"/>
              </w:rPr>
              <w:t>或同等算力卡）</w:t>
            </w:r>
          </w:p>
        </w:tc>
        <w:tc>
          <w:tcPr>
            <w:tcW w:w="19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53E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元</w:t>
            </w:r>
            <w:r>
              <w:rPr>
                <w:rStyle w:val="20"/>
                <w:rFonts w:hint="default" w:ascii="Times New Roman" w:hAnsi="Times New Roman" w:eastAsia="仿宋_GB2312" w:cs="Times New Roman"/>
                <w:highlight w:val="none"/>
                <w:lang w:val="en-US" w:eastAsia="zh-CN" w:bidi="ar"/>
              </w:rPr>
              <w:t>/</w:t>
            </w:r>
            <w:r>
              <w:rPr>
                <w:rStyle w:val="19"/>
                <w:rFonts w:hint="default" w:ascii="Times New Roman" w:hAnsi="Times New Roman" w:cs="Times New Roman"/>
                <w:highlight w:val="none"/>
                <w:lang w:val="en-US" w:eastAsia="zh-CN" w:bidi="ar"/>
              </w:rPr>
              <w:t>台</w:t>
            </w:r>
            <w:r>
              <w:rPr>
                <w:rStyle w:val="20"/>
                <w:rFonts w:hint="default" w:ascii="Times New Roman" w:hAnsi="Times New Roman" w:eastAsia="仿宋_GB2312" w:cs="Times New Roman"/>
                <w:highlight w:val="none"/>
                <w:lang w:val="en-US" w:eastAsia="zh-CN" w:bidi="ar"/>
              </w:rPr>
              <w:t>/</w:t>
            </w:r>
            <w:r>
              <w:rPr>
                <w:rStyle w:val="19"/>
                <w:rFonts w:hint="default" w:ascii="Times New Roman" w:hAnsi="Times New Roman" w:cs="Times New Roman"/>
                <w:highlight w:val="none"/>
                <w:lang w:val="en-US" w:eastAsia="zh-CN" w:bidi="ar"/>
              </w:rPr>
              <w:t>月</w:t>
            </w:r>
          </w:p>
        </w:tc>
        <w:tc>
          <w:tcPr>
            <w:tcW w:w="11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96A854">
            <w:pPr>
              <w:keepNext w:val="0"/>
              <w:keepLines w:val="0"/>
              <w:widowControl/>
              <w:suppressLineNumbers w:val="0"/>
              <w:ind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41509.43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12E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6%</w:t>
            </w:r>
          </w:p>
        </w:tc>
        <w:tc>
          <w:tcPr>
            <w:tcW w:w="124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CBF393">
            <w:pPr>
              <w:keepNext w:val="0"/>
              <w:keepLines w:val="0"/>
              <w:widowControl/>
              <w:suppressLineNumbers w:val="0"/>
              <w:ind w:firstLineChars="10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44000</w:t>
            </w:r>
          </w:p>
        </w:tc>
      </w:tr>
    </w:tbl>
    <w:p w14:paraId="127FC6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default" w:ascii="Times New Roman" w:hAnsi="Times New Roman" w:cs="Times New Roman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ar-SA"/>
        </w:rPr>
        <w:t>在线服务公司与中国移动通信集团广东有限公司广州分公司关于 2024-2025年智算资源服务采购框架合同(2024.11)：</w:t>
      </w:r>
    </w:p>
    <w:tbl>
      <w:tblPr>
        <w:tblStyle w:val="6"/>
        <w:tblW w:w="10507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"/>
        <w:gridCol w:w="1290"/>
        <w:gridCol w:w="2126"/>
        <w:gridCol w:w="1600"/>
        <w:gridCol w:w="1575"/>
        <w:gridCol w:w="1737"/>
        <w:gridCol w:w="1172"/>
      </w:tblGrid>
      <w:tr w14:paraId="5CB978E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173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序号</w:t>
            </w:r>
          </w:p>
        </w:tc>
        <w:tc>
          <w:tcPr>
            <w:tcW w:w="12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BE4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  <w:t>服务内容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001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  <w:t>规格</w:t>
            </w:r>
          </w:p>
        </w:tc>
        <w:tc>
          <w:tcPr>
            <w:tcW w:w="16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40D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单位</w:t>
            </w:r>
          </w:p>
        </w:tc>
        <w:tc>
          <w:tcPr>
            <w:tcW w:w="15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321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不含税采购基准单价</w:t>
            </w:r>
          </w:p>
        </w:tc>
        <w:tc>
          <w:tcPr>
            <w:tcW w:w="173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31A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  <w:t>折扣报价（%）</w:t>
            </w:r>
          </w:p>
        </w:tc>
        <w:tc>
          <w:tcPr>
            <w:tcW w:w="11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7C98C7">
            <w:pPr>
              <w:pStyle w:val="2"/>
              <w:jc w:val="center"/>
              <w:rPr>
                <w:rFonts w:hint="default" w:ascii="Times New Roman" w:hAnsi="Times New Roman" w:eastAsia="仿宋_GB2312" w:cs="Times New Roman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  <w:t>税率（%）</w:t>
            </w:r>
          </w:p>
        </w:tc>
      </w:tr>
      <w:tr w14:paraId="461C6E4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  <w:jc w:val="center"/>
        </w:trPr>
        <w:tc>
          <w:tcPr>
            <w:tcW w:w="10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BEA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2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0FA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  <w:t>裸金属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827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  <w:t>GPU*8，单卡FP16半精度300TFLOPS以上</w:t>
            </w:r>
          </w:p>
        </w:tc>
        <w:tc>
          <w:tcPr>
            <w:tcW w:w="16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4EE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元/台/月</w:t>
            </w:r>
          </w:p>
        </w:tc>
        <w:tc>
          <w:tcPr>
            <w:tcW w:w="15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5F9992">
            <w:pPr>
              <w:keepNext w:val="0"/>
              <w:keepLines w:val="0"/>
              <w:widowControl/>
              <w:suppressLineNumbers w:val="0"/>
              <w:ind w:firstLine="240" w:firstLineChars="100"/>
              <w:jc w:val="center"/>
              <w:textAlignment w:val="center"/>
              <w:rPr>
                <w:rFonts w:hint="default" w:ascii="Times New Roman" w:hAnsi="Times New Roman" w:eastAsia="仿宋_GB2312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41509.43</w:t>
            </w:r>
          </w:p>
        </w:tc>
        <w:tc>
          <w:tcPr>
            <w:tcW w:w="1737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419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  <w:t>68%</w:t>
            </w:r>
          </w:p>
        </w:tc>
        <w:tc>
          <w:tcPr>
            <w:tcW w:w="1172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59F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6%</w:t>
            </w:r>
          </w:p>
        </w:tc>
      </w:tr>
      <w:tr w14:paraId="6A6247F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10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2BE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2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1BD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singl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  <w:t>云硬盘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222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singl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  <w:t>1G</w:t>
            </w:r>
          </w:p>
        </w:tc>
        <w:tc>
          <w:tcPr>
            <w:tcW w:w="16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A80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元/月</w:t>
            </w:r>
          </w:p>
        </w:tc>
        <w:tc>
          <w:tcPr>
            <w:tcW w:w="15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31F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0.10</w:t>
            </w:r>
          </w:p>
        </w:tc>
        <w:tc>
          <w:tcPr>
            <w:tcW w:w="1737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0E6D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117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0B5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</w:p>
        </w:tc>
      </w:tr>
      <w:tr w14:paraId="20143FF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0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56D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12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71E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  <w:t>并行文件存储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C4E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  <w:t>2T</w:t>
            </w:r>
          </w:p>
        </w:tc>
        <w:tc>
          <w:tcPr>
            <w:tcW w:w="16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437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元/月</w:t>
            </w:r>
          </w:p>
        </w:tc>
        <w:tc>
          <w:tcPr>
            <w:tcW w:w="15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D81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579.62</w:t>
            </w:r>
          </w:p>
        </w:tc>
        <w:tc>
          <w:tcPr>
            <w:tcW w:w="1737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D9C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117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7B1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</w:p>
        </w:tc>
      </w:tr>
      <w:tr w14:paraId="1F06195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jc w:val="center"/>
        </w:trPr>
        <w:tc>
          <w:tcPr>
            <w:tcW w:w="10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8596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5</w:t>
            </w:r>
          </w:p>
        </w:tc>
        <w:tc>
          <w:tcPr>
            <w:tcW w:w="12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29B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  <w:t>云主机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CEE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  <w:t>32C/256G</w:t>
            </w:r>
          </w:p>
        </w:tc>
        <w:tc>
          <w:tcPr>
            <w:tcW w:w="16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F05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元/台/月</w:t>
            </w:r>
          </w:p>
        </w:tc>
        <w:tc>
          <w:tcPr>
            <w:tcW w:w="15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BD6F77">
            <w:pPr>
              <w:keepNext w:val="0"/>
              <w:keepLines w:val="0"/>
              <w:widowControl/>
              <w:suppressLineNumbers w:val="0"/>
              <w:ind w:firstLine="240" w:firstLineChars="100"/>
              <w:jc w:val="center"/>
              <w:textAlignment w:val="center"/>
              <w:rPr>
                <w:rFonts w:hint="default" w:ascii="Times New Roman" w:hAnsi="Times New Roman" w:eastAsia="仿宋_GB2312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1996.98</w:t>
            </w:r>
          </w:p>
        </w:tc>
        <w:tc>
          <w:tcPr>
            <w:tcW w:w="1737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76F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117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4A81F7">
            <w:pPr>
              <w:keepNext w:val="0"/>
              <w:keepLines w:val="0"/>
              <w:widowControl/>
              <w:suppressLineNumbers w:val="0"/>
              <w:ind w:firstLine="240" w:firstLineChars="100"/>
              <w:jc w:val="center"/>
              <w:textAlignment w:val="center"/>
              <w:rPr>
                <w:rFonts w:hint="default" w:ascii="Times New Roman" w:hAnsi="Times New Roman" w:eastAsia="宋体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</w:p>
        </w:tc>
      </w:tr>
      <w:tr w14:paraId="16E6D3A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  <w:jc w:val="center"/>
        </w:trPr>
        <w:tc>
          <w:tcPr>
            <w:tcW w:w="10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E82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6</w:t>
            </w:r>
          </w:p>
        </w:tc>
        <w:tc>
          <w:tcPr>
            <w:tcW w:w="12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4BE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  <w:t>云专线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144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  <w:t>1G</w:t>
            </w:r>
          </w:p>
        </w:tc>
        <w:tc>
          <w:tcPr>
            <w:tcW w:w="16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66C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元/月</w:t>
            </w:r>
          </w:p>
        </w:tc>
        <w:tc>
          <w:tcPr>
            <w:tcW w:w="15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63D2EC">
            <w:pPr>
              <w:keepNext w:val="0"/>
              <w:keepLines w:val="0"/>
              <w:widowControl/>
              <w:suppressLineNumbers w:val="0"/>
              <w:ind w:firstLine="240" w:firstLineChars="100"/>
              <w:jc w:val="center"/>
              <w:textAlignment w:val="center"/>
              <w:rPr>
                <w:rFonts w:hint="default" w:ascii="Times New Roman" w:hAnsi="Times New Roman" w:eastAsia="仿宋_GB2312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24339.62</w:t>
            </w:r>
          </w:p>
        </w:tc>
        <w:tc>
          <w:tcPr>
            <w:tcW w:w="1737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968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117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70DBFA">
            <w:pPr>
              <w:keepNext w:val="0"/>
              <w:keepLines w:val="0"/>
              <w:widowControl/>
              <w:suppressLineNumbers w:val="0"/>
              <w:ind w:firstLine="240" w:firstLineChars="100"/>
              <w:jc w:val="center"/>
              <w:textAlignment w:val="center"/>
              <w:rPr>
                <w:rFonts w:hint="default" w:ascii="Times New Roman" w:hAnsi="Times New Roman" w:eastAsia="宋体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</w:p>
        </w:tc>
      </w:tr>
    </w:tbl>
    <w:p w14:paraId="27355BDA">
      <w:pPr>
        <w:pStyle w:val="4"/>
        <w:rPr>
          <w:rFonts w:hint="default" w:ascii="Times New Roman" w:hAnsi="Times New Roman" w:cs="Times New Roman"/>
          <w:highlight w:val="none"/>
          <w:lang w:val="en-US" w:eastAsia="zh-CN"/>
        </w:rPr>
      </w:pPr>
    </w:p>
    <w:p w14:paraId="0770E4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ar-SA"/>
        </w:rPr>
        <w:t>在线服务公司与中国移动通信集团浙江有限公司关于 2024-2025年智算资源服务采购框架合同(2024.11)：</w:t>
      </w:r>
    </w:p>
    <w:tbl>
      <w:tblPr>
        <w:tblStyle w:val="6"/>
        <w:tblW w:w="10507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"/>
        <w:gridCol w:w="1290"/>
        <w:gridCol w:w="2126"/>
        <w:gridCol w:w="1600"/>
        <w:gridCol w:w="1575"/>
        <w:gridCol w:w="1737"/>
        <w:gridCol w:w="1172"/>
      </w:tblGrid>
      <w:tr w14:paraId="7B6CC43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132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序号</w:t>
            </w:r>
          </w:p>
        </w:tc>
        <w:tc>
          <w:tcPr>
            <w:tcW w:w="12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080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  <w:t>服务内容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289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  <w:t>规格</w:t>
            </w:r>
          </w:p>
        </w:tc>
        <w:tc>
          <w:tcPr>
            <w:tcW w:w="16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120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单位</w:t>
            </w:r>
          </w:p>
        </w:tc>
        <w:tc>
          <w:tcPr>
            <w:tcW w:w="15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947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不含税采购基准单价</w:t>
            </w:r>
          </w:p>
        </w:tc>
        <w:tc>
          <w:tcPr>
            <w:tcW w:w="173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7DD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  <w:t>折扣报价（%）</w:t>
            </w:r>
          </w:p>
        </w:tc>
        <w:tc>
          <w:tcPr>
            <w:tcW w:w="11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F64D3D">
            <w:pPr>
              <w:pStyle w:val="2"/>
              <w:jc w:val="center"/>
              <w:rPr>
                <w:rFonts w:hint="default" w:ascii="Times New Roman" w:hAnsi="Times New Roman" w:eastAsia="仿宋_GB2312" w:cs="Times New Roman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  <w:t>税率（%）</w:t>
            </w:r>
          </w:p>
        </w:tc>
      </w:tr>
      <w:tr w14:paraId="6838EB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  <w:jc w:val="center"/>
        </w:trPr>
        <w:tc>
          <w:tcPr>
            <w:tcW w:w="10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1FA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2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D9A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  <w:t>裸金属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5F0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  <w:t>GPU*8，单卡FP16半精度300TFLOPS以上</w:t>
            </w:r>
          </w:p>
        </w:tc>
        <w:tc>
          <w:tcPr>
            <w:tcW w:w="16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219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元/台/月</w:t>
            </w:r>
          </w:p>
        </w:tc>
        <w:tc>
          <w:tcPr>
            <w:tcW w:w="15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75CAD2">
            <w:pPr>
              <w:keepNext w:val="0"/>
              <w:keepLines w:val="0"/>
              <w:widowControl/>
              <w:suppressLineNumbers w:val="0"/>
              <w:ind w:firstLine="240" w:firstLineChars="100"/>
              <w:jc w:val="center"/>
              <w:textAlignment w:val="center"/>
              <w:rPr>
                <w:rFonts w:hint="default" w:ascii="Times New Roman" w:hAnsi="Times New Roman" w:eastAsia="仿宋_GB2312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41509.43</w:t>
            </w:r>
          </w:p>
        </w:tc>
        <w:tc>
          <w:tcPr>
            <w:tcW w:w="1737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890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  <w:t>69.59%</w:t>
            </w:r>
          </w:p>
        </w:tc>
        <w:tc>
          <w:tcPr>
            <w:tcW w:w="1172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BC1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6%</w:t>
            </w:r>
          </w:p>
        </w:tc>
      </w:tr>
      <w:tr w14:paraId="152E859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10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82F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2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AE6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singl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  <w:t>云硬盘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E38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singl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  <w:t>1G</w:t>
            </w:r>
          </w:p>
        </w:tc>
        <w:tc>
          <w:tcPr>
            <w:tcW w:w="16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371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元/月</w:t>
            </w:r>
          </w:p>
        </w:tc>
        <w:tc>
          <w:tcPr>
            <w:tcW w:w="15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6EC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0.10</w:t>
            </w:r>
          </w:p>
        </w:tc>
        <w:tc>
          <w:tcPr>
            <w:tcW w:w="1737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4DB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117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54D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</w:p>
        </w:tc>
      </w:tr>
      <w:tr w14:paraId="51CF761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0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693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12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C01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  <w:t>并行文件存储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EFF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  <w:t>2T</w:t>
            </w:r>
          </w:p>
        </w:tc>
        <w:tc>
          <w:tcPr>
            <w:tcW w:w="16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EC8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元/月</w:t>
            </w:r>
          </w:p>
        </w:tc>
        <w:tc>
          <w:tcPr>
            <w:tcW w:w="15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C28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579.62</w:t>
            </w:r>
          </w:p>
        </w:tc>
        <w:tc>
          <w:tcPr>
            <w:tcW w:w="1737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067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117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AF1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</w:p>
        </w:tc>
      </w:tr>
      <w:tr w14:paraId="3D45CBC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jc w:val="center"/>
        </w:trPr>
        <w:tc>
          <w:tcPr>
            <w:tcW w:w="10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5B0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5</w:t>
            </w:r>
          </w:p>
        </w:tc>
        <w:tc>
          <w:tcPr>
            <w:tcW w:w="12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14F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  <w:t>云主机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6DA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  <w:t>32C/256G</w:t>
            </w:r>
          </w:p>
        </w:tc>
        <w:tc>
          <w:tcPr>
            <w:tcW w:w="16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F57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元/台/月</w:t>
            </w:r>
          </w:p>
        </w:tc>
        <w:tc>
          <w:tcPr>
            <w:tcW w:w="15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D3105C">
            <w:pPr>
              <w:keepNext w:val="0"/>
              <w:keepLines w:val="0"/>
              <w:widowControl/>
              <w:suppressLineNumbers w:val="0"/>
              <w:ind w:firstLine="240" w:firstLineChars="100"/>
              <w:jc w:val="center"/>
              <w:textAlignment w:val="center"/>
              <w:rPr>
                <w:rFonts w:hint="default" w:ascii="Times New Roman" w:hAnsi="Times New Roman" w:eastAsia="仿宋_GB2312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1996.98</w:t>
            </w:r>
          </w:p>
        </w:tc>
        <w:tc>
          <w:tcPr>
            <w:tcW w:w="1737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184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117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A05385">
            <w:pPr>
              <w:keepNext w:val="0"/>
              <w:keepLines w:val="0"/>
              <w:widowControl/>
              <w:suppressLineNumbers w:val="0"/>
              <w:ind w:firstLine="240" w:firstLineChars="100"/>
              <w:jc w:val="center"/>
              <w:textAlignment w:val="center"/>
              <w:rPr>
                <w:rFonts w:hint="default" w:ascii="Times New Roman" w:hAnsi="Times New Roman" w:eastAsia="宋体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</w:p>
        </w:tc>
      </w:tr>
      <w:tr w14:paraId="726E0AD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  <w:jc w:val="center"/>
        </w:trPr>
        <w:tc>
          <w:tcPr>
            <w:tcW w:w="10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486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6</w:t>
            </w:r>
          </w:p>
        </w:tc>
        <w:tc>
          <w:tcPr>
            <w:tcW w:w="12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AE6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  <w:t>云专线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F39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  <w:t>1G</w:t>
            </w:r>
          </w:p>
        </w:tc>
        <w:tc>
          <w:tcPr>
            <w:tcW w:w="16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9A4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元/月</w:t>
            </w:r>
          </w:p>
        </w:tc>
        <w:tc>
          <w:tcPr>
            <w:tcW w:w="15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F8AE96">
            <w:pPr>
              <w:keepNext w:val="0"/>
              <w:keepLines w:val="0"/>
              <w:widowControl/>
              <w:suppressLineNumbers w:val="0"/>
              <w:ind w:firstLine="240" w:firstLineChars="100"/>
              <w:jc w:val="center"/>
              <w:textAlignment w:val="center"/>
              <w:rPr>
                <w:rFonts w:hint="default" w:ascii="Times New Roman" w:hAnsi="Times New Roman" w:eastAsia="仿宋_GB2312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24339.62</w:t>
            </w:r>
          </w:p>
        </w:tc>
        <w:tc>
          <w:tcPr>
            <w:tcW w:w="1737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E7F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117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898843">
            <w:pPr>
              <w:keepNext w:val="0"/>
              <w:keepLines w:val="0"/>
              <w:widowControl/>
              <w:suppressLineNumbers w:val="0"/>
              <w:ind w:firstLine="240" w:firstLineChars="100"/>
              <w:jc w:val="center"/>
              <w:textAlignment w:val="center"/>
              <w:rPr>
                <w:rFonts w:hint="default" w:ascii="Times New Roman" w:hAnsi="Times New Roman" w:eastAsia="宋体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</w:p>
        </w:tc>
      </w:tr>
    </w:tbl>
    <w:p w14:paraId="678EF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ar-SA"/>
        </w:rPr>
        <w:t>在线服务公司与中国移动通信集团内蒙古有限公司关于 2024-2025 年智算资源服务采购框架合同(2024.11)：</w:t>
      </w:r>
    </w:p>
    <w:p w14:paraId="34256589">
      <w:pPr>
        <w:pStyle w:val="4"/>
        <w:rPr>
          <w:rFonts w:hint="default" w:ascii="Times New Roman" w:hAnsi="Times New Roman" w:cs="Times New Roman"/>
          <w:highlight w:val="none"/>
          <w:lang w:val="en-US" w:eastAsia="zh-CN"/>
        </w:rPr>
      </w:pPr>
    </w:p>
    <w:tbl>
      <w:tblPr>
        <w:tblStyle w:val="6"/>
        <w:tblW w:w="10507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"/>
        <w:gridCol w:w="1290"/>
        <w:gridCol w:w="2126"/>
        <w:gridCol w:w="1600"/>
        <w:gridCol w:w="1575"/>
        <w:gridCol w:w="1737"/>
        <w:gridCol w:w="1172"/>
      </w:tblGrid>
      <w:tr w14:paraId="26834D9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8C6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序号</w:t>
            </w:r>
          </w:p>
        </w:tc>
        <w:tc>
          <w:tcPr>
            <w:tcW w:w="12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D61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  <w:t>服务内容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E4F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  <w:t>规格</w:t>
            </w:r>
          </w:p>
        </w:tc>
        <w:tc>
          <w:tcPr>
            <w:tcW w:w="16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4CC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单位</w:t>
            </w:r>
          </w:p>
        </w:tc>
        <w:tc>
          <w:tcPr>
            <w:tcW w:w="15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9CD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不含税采购基准单价</w:t>
            </w:r>
          </w:p>
        </w:tc>
        <w:tc>
          <w:tcPr>
            <w:tcW w:w="173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885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  <w:t>折扣报价（%）</w:t>
            </w:r>
          </w:p>
        </w:tc>
        <w:tc>
          <w:tcPr>
            <w:tcW w:w="11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3D95C8">
            <w:pPr>
              <w:pStyle w:val="2"/>
              <w:jc w:val="center"/>
              <w:rPr>
                <w:rFonts w:hint="default" w:ascii="Times New Roman" w:hAnsi="Times New Roman" w:eastAsia="仿宋_GB2312" w:cs="Times New Roman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  <w:t>税率（%）</w:t>
            </w:r>
          </w:p>
        </w:tc>
      </w:tr>
      <w:tr w14:paraId="06100B9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  <w:jc w:val="center"/>
        </w:trPr>
        <w:tc>
          <w:tcPr>
            <w:tcW w:w="10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438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2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A6D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  <w:t>裸金属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8C6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olor w:val="auto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  <w:t>GPU*8，单卡FP16半精度300TFLOPS以上</w:t>
            </w:r>
          </w:p>
        </w:tc>
        <w:tc>
          <w:tcPr>
            <w:tcW w:w="16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6C1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元/台/月</w:t>
            </w:r>
          </w:p>
        </w:tc>
        <w:tc>
          <w:tcPr>
            <w:tcW w:w="15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09FD83">
            <w:pPr>
              <w:keepNext w:val="0"/>
              <w:keepLines w:val="0"/>
              <w:widowControl/>
              <w:suppressLineNumbers w:val="0"/>
              <w:ind w:firstLine="240" w:firstLineChars="100"/>
              <w:jc w:val="center"/>
              <w:textAlignment w:val="center"/>
              <w:rPr>
                <w:rFonts w:hint="default" w:ascii="Times New Roman" w:hAnsi="Times New Roman" w:eastAsia="仿宋_GB2312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41509.43</w:t>
            </w:r>
          </w:p>
        </w:tc>
        <w:tc>
          <w:tcPr>
            <w:tcW w:w="1737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0FD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  <w:t>77%</w:t>
            </w:r>
          </w:p>
        </w:tc>
        <w:tc>
          <w:tcPr>
            <w:tcW w:w="1172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A86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6%</w:t>
            </w:r>
          </w:p>
        </w:tc>
      </w:tr>
      <w:tr w14:paraId="11D4542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10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14D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2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4EE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singl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  <w:t>云硬盘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6ED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singl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  <w:t>1G</w:t>
            </w:r>
          </w:p>
        </w:tc>
        <w:tc>
          <w:tcPr>
            <w:tcW w:w="16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9512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元/月</w:t>
            </w:r>
          </w:p>
        </w:tc>
        <w:tc>
          <w:tcPr>
            <w:tcW w:w="15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1F0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0.10</w:t>
            </w:r>
          </w:p>
        </w:tc>
        <w:tc>
          <w:tcPr>
            <w:tcW w:w="1737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F64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  <w:tc>
          <w:tcPr>
            <w:tcW w:w="117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FC9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</w:p>
        </w:tc>
      </w:tr>
      <w:tr w14:paraId="28078FC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0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D9D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12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BC6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  <w:t>并行文件存储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8B0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  <w:t>2T</w:t>
            </w:r>
          </w:p>
        </w:tc>
        <w:tc>
          <w:tcPr>
            <w:tcW w:w="16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93F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元/月</w:t>
            </w:r>
          </w:p>
        </w:tc>
        <w:tc>
          <w:tcPr>
            <w:tcW w:w="15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F1A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579.62</w:t>
            </w:r>
          </w:p>
        </w:tc>
        <w:tc>
          <w:tcPr>
            <w:tcW w:w="1737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54D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117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287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</w:p>
        </w:tc>
      </w:tr>
      <w:tr w14:paraId="624D49A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jc w:val="center"/>
        </w:trPr>
        <w:tc>
          <w:tcPr>
            <w:tcW w:w="10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221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5</w:t>
            </w:r>
          </w:p>
        </w:tc>
        <w:tc>
          <w:tcPr>
            <w:tcW w:w="12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4E6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  <w:t>云主机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325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  <w:t>32C/256G</w:t>
            </w:r>
          </w:p>
        </w:tc>
        <w:tc>
          <w:tcPr>
            <w:tcW w:w="16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E0A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元/台/月</w:t>
            </w:r>
          </w:p>
        </w:tc>
        <w:tc>
          <w:tcPr>
            <w:tcW w:w="15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317438">
            <w:pPr>
              <w:keepNext w:val="0"/>
              <w:keepLines w:val="0"/>
              <w:widowControl/>
              <w:suppressLineNumbers w:val="0"/>
              <w:ind w:firstLine="240" w:firstLineChars="100"/>
              <w:jc w:val="center"/>
              <w:textAlignment w:val="center"/>
              <w:rPr>
                <w:rFonts w:hint="default" w:ascii="Times New Roman" w:hAnsi="Times New Roman" w:eastAsia="仿宋_GB2312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1996.98</w:t>
            </w:r>
          </w:p>
        </w:tc>
        <w:tc>
          <w:tcPr>
            <w:tcW w:w="1737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412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117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0DEEB3">
            <w:pPr>
              <w:keepNext w:val="0"/>
              <w:keepLines w:val="0"/>
              <w:widowControl/>
              <w:suppressLineNumbers w:val="0"/>
              <w:ind w:firstLine="240" w:firstLineChars="100"/>
              <w:jc w:val="center"/>
              <w:textAlignment w:val="center"/>
              <w:rPr>
                <w:rFonts w:hint="default" w:ascii="Times New Roman" w:hAnsi="Times New Roman" w:eastAsia="宋体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</w:p>
        </w:tc>
      </w:tr>
      <w:tr w14:paraId="3AECE67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  <w:jc w:val="center"/>
        </w:trPr>
        <w:tc>
          <w:tcPr>
            <w:tcW w:w="10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C09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6</w:t>
            </w:r>
          </w:p>
        </w:tc>
        <w:tc>
          <w:tcPr>
            <w:tcW w:w="12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DA8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  <w:t>云专线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965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single"/>
                <w:lang w:val="en-US" w:eastAsia="zh-CN" w:bidi="ar"/>
              </w:rPr>
              <w:t>1G</w:t>
            </w:r>
          </w:p>
        </w:tc>
        <w:tc>
          <w:tcPr>
            <w:tcW w:w="16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C98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元/月</w:t>
            </w:r>
          </w:p>
        </w:tc>
        <w:tc>
          <w:tcPr>
            <w:tcW w:w="15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930FCF">
            <w:pPr>
              <w:keepNext w:val="0"/>
              <w:keepLines w:val="0"/>
              <w:widowControl/>
              <w:suppressLineNumbers w:val="0"/>
              <w:ind w:firstLine="240" w:firstLineChars="100"/>
              <w:jc w:val="center"/>
              <w:textAlignment w:val="center"/>
              <w:rPr>
                <w:rFonts w:hint="default" w:ascii="Times New Roman" w:hAnsi="Times New Roman" w:eastAsia="仿宋_GB2312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24339.62</w:t>
            </w:r>
          </w:p>
        </w:tc>
        <w:tc>
          <w:tcPr>
            <w:tcW w:w="1737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3FD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117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3EFEC2">
            <w:pPr>
              <w:keepNext w:val="0"/>
              <w:keepLines w:val="0"/>
              <w:widowControl/>
              <w:suppressLineNumbers w:val="0"/>
              <w:ind w:firstLine="240" w:firstLineChars="100"/>
              <w:jc w:val="center"/>
              <w:textAlignment w:val="center"/>
              <w:rPr>
                <w:rFonts w:hint="default" w:ascii="Times New Roman" w:hAnsi="Times New Roman" w:eastAsia="宋体" w:cs="Times New Roman"/>
                <w:b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</w:p>
        </w:tc>
      </w:tr>
    </w:tbl>
    <w:p w14:paraId="6532A83F">
      <w:pPr>
        <w:pStyle w:val="4"/>
        <w:rPr>
          <w:rFonts w:hint="default" w:ascii="Times New Roman" w:hAnsi="Times New Roman" w:cs="Times New Roman"/>
          <w:highlight w:val="none"/>
          <w:lang w:val="en-US" w:eastAsia="zh-CN"/>
        </w:rPr>
      </w:pPr>
    </w:p>
    <w:p w14:paraId="59843B09">
      <w:pPr>
        <w:pStyle w:val="4"/>
        <w:rPr>
          <w:rFonts w:hint="default" w:ascii="Times New Roman" w:hAnsi="Times New Roman" w:cs="Times New Roman"/>
          <w:highlight w:val="none"/>
          <w:lang w:val="en-US" w:eastAsia="zh-CN"/>
        </w:rPr>
      </w:pPr>
    </w:p>
    <w:p w14:paraId="2D1C842E">
      <w:pPr>
        <w:pStyle w:val="4"/>
        <w:rPr>
          <w:rFonts w:hint="default" w:ascii="Times New Roman" w:hAnsi="Times New Roman" w:cs="Times New Roman"/>
          <w:highlight w:val="none"/>
          <w:lang w:val="en-US" w:eastAsia="zh-CN"/>
        </w:rPr>
      </w:pPr>
    </w:p>
    <w:p w14:paraId="36B7E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ar-SA"/>
        </w:rPr>
        <w:t>往期采购执行情况如下：</w:t>
      </w:r>
    </w:p>
    <w:tbl>
      <w:tblPr>
        <w:tblStyle w:val="6"/>
        <w:tblW w:w="8515" w:type="dxa"/>
        <w:tblInd w:w="9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"/>
        <w:gridCol w:w="965"/>
        <w:gridCol w:w="1296"/>
        <w:gridCol w:w="1063"/>
        <w:gridCol w:w="830"/>
        <w:gridCol w:w="990"/>
        <w:gridCol w:w="1078"/>
        <w:gridCol w:w="1544"/>
      </w:tblGrid>
      <w:tr w14:paraId="021E2B3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692" w:type="dxa"/>
            <w:gridSpan w:val="2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177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历史项目合同情况</w:t>
            </w:r>
          </w:p>
        </w:tc>
        <w:tc>
          <w:tcPr>
            <w:tcW w:w="1296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3C5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项目名称</w:t>
            </w:r>
          </w:p>
        </w:tc>
        <w:tc>
          <w:tcPr>
            <w:tcW w:w="1063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D94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合同金额（万元）</w:t>
            </w:r>
          </w:p>
        </w:tc>
        <w:tc>
          <w:tcPr>
            <w:tcW w:w="830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073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执行年度</w:t>
            </w:r>
          </w:p>
        </w:tc>
        <w:tc>
          <w:tcPr>
            <w:tcW w:w="2068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0B1F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执行金额（万元）</w:t>
            </w:r>
          </w:p>
        </w:tc>
        <w:tc>
          <w:tcPr>
            <w:tcW w:w="1544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BA2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整体开支金额（万元）</w:t>
            </w:r>
          </w:p>
        </w:tc>
      </w:tr>
      <w:tr w14:paraId="71CC4A9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692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C2FD3D">
            <w:pPr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1296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7D1A90">
            <w:pPr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1063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CEE0C1">
            <w:pPr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830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31B736">
            <w:pPr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9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DCE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在线服务公司</w:t>
            </w:r>
          </w:p>
        </w:tc>
        <w:tc>
          <w:tcPr>
            <w:tcW w:w="107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C18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销售分公司</w:t>
            </w:r>
          </w:p>
        </w:tc>
        <w:tc>
          <w:tcPr>
            <w:tcW w:w="1544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5E8BA2">
            <w:pPr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</w:tr>
      <w:tr w14:paraId="425C8FA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5" w:hRule="atLeast"/>
        </w:trPr>
        <w:tc>
          <w:tcPr>
            <w:tcW w:w="72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527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2025年</w:t>
            </w:r>
          </w:p>
        </w:tc>
        <w:tc>
          <w:tcPr>
            <w:tcW w:w="9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853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成本（邀请竞争性谈判）</w:t>
            </w:r>
          </w:p>
        </w:tc>
        <w:tc>
          <w:tcPr>
            <w:tcW w:w="129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788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在线营销服务中心2025-2026年智算资源服务采购框架项目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（本期)</w:t>
            </w:r>
          </w:p>
        </w:tc>
        <w:tc>
          <w:tcPr>
            <w:tcW w:w="10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D7E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5632.1（预算）</w:t>
            </w:r>
          </w:p>
        </w:tc>
        <w:tc>
          <w:tcPr>
            <w:tcW w:w="83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853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-</w:t>
            </w:r>
          </w:p>
        </w:tc>
        <w:tc>
          <w:tcPr>
            <w:tcW w:w="9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304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-</w:t>
            </w:r>
          </w:p>
        </w:tc>
        <w:tc>
          <w:tcPr>
            <w:tcW w:w="107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8F8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-</w:t>
            </w:r>
          </w:p>
        </w:tc>
        <w:tc>
          <w:tcPr>
            <w:tcW w:w="154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C20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-</w:t>
            </w:r>
          </w:p>
        </w:tc>
      </w:tr>
      <w:tr w14:paraId="6BD830B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727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B3B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2024年</w:t>
            </w:r>
          </w:p>
        </w:tc>
        <w:tc>
          <w:tcPr>
            <w:tcW w:w="965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0A9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成本（邀请竞争性谈判）</w:t>
            </w:r>
          </w:p>
        </w:tc>
        <w:tc>
          <w:tcPr>
            <w:tcW w:w="1296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633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在线服务公司2024-2025年智算资源服务采购框架项目</w:t>
            </w:r>
          </w:p>
        </w:tc>
        <w:tc>
          <w:tcPr>
            <w:tcW w:w="1063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5B6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3491.67</w:t>
            </w:r>
          </w:p>
        </w:tc>
        <w:tc>
          <w:tcPr>
            <w:tcW w:w="83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5A2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2024</w:t>
            </w:r>
          </w:p>
        </w:tc>
        <w:tc>
          <w:tcPr>
            <w:tcW w:w="9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345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30.5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（24年10-12月）</w:t>
            </w:r>
          </w:p>
        </w:tc>
        <w:tc>
          <w:tcPr>
            <w:tcW w:w="107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6AD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119.42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（24年10-12月）</w:t>
            </w:r>
          </w:p>
        </w:tc>
        <w:tc>
          <w:tcPr>
            <w:tcW w:w="1544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EC0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highlight w:val="none"/>
              </w:rPr>
            </w:pPr>
            <w:r>
              <w:rPr>
                <w:rFonts w:hint="eastAsia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1817.22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（25年底项目预计执行费用2</w:t>
            </w:r>
            <w:r>
              <w:rPr>
                <w:rFonts w:hint="eastAsia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340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.</w:t>
            </w:r>
            <w:r>
              <w:rPr>
                <w:rFonts w:hint="eastAsia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19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万元）</w:t>
            </w:r>
          </w:p>
        </w:tc>
      </w:tr>
      <w:tr w14:paraId="33F6425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727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E3B0E4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965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D16F5E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1296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DE26C4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1063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474F7B">
            <w:pPr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83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CC2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2025</w:t>
            </w:r>
          </w:p>
        </w:tc>
        <w:tc>
          <w:tcPr>
            <w:tcW w:w="9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0CB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eastAsia="仿宋_GB2312" w:cs="Times New Roman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927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.</w:t>
            </w:r>
            <w:r>
              <w:rPr>
                <w:rFonts w:hint="eastAsia" w:eastAsia="仿宋_GB2312" w:cs="Times New Roman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57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(25年1-</w:t>
            </w:r>
            <w:r>
              <w:rPr>
                <w:rFonts w:hint="eastAsia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9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月）</w:t>
            </w:r>
          </w:p>
        </w:tc>
        <w:tc>
          <w:tcPr>
            <w:tcW w:w="107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9BF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7</w:t>
            </w:r>
            <w:r>
              <w:rPr>
                <w:rFonts w:hint="eastAsia" w:eastAsia="仿宋_GB2312" w:cs="Times New Roman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39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.7</w:t>
            </w:r>
            <w:r>
              <w:rPr>
                <w:rFonts w:hint="eastAsia" w:eastAsia="仿宋_GB2312" w:cs="Times New Roman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(25年1-</w:t>
            </w:r>
            <w:r>
              <w:rPr>
                <w:rFonts w:hint="eastAsia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9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月）</w:t>
            </w:r>
          </w:p>
        </w:tc>
        <w:tc>
          <w:tcPr>
            <w:tcW w:w="1544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66408B">
            <w:pPr>
              <w:jc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</w:p>
        </w:tc>
      </w:tr>
      <w:tr w14:paraId="54B57FB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</w:trPr>
        <w:tc>
          <w:tcPr>
            <w:tcW w:w="72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0FA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2024年</w:t>
            </w:r>
          </w:p>
        </w:tc>
        <w:tc>
          <w:tcPr>
            <w:tcW w:w="9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7ED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成本（单一来源）</w:t>
            </w:r>
          </w:p>
        </w:tc>
        <w:tc>
          <w:tcPr>
            <w:tcW w:w="129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11F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在线服务公司2024年大模型应用智算资源采购框架及集成项目</w:t>
            </w:r>
          </w:p>
        </w:tc>
        <w:tc>
          <w:tcPr>
            <w:tcW w:w="106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533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2438.07</w:t>
            </w:r>
          </w:p>
        </w:tc>
        <w:tc>
          <w:tcPr>
            <w:tcW w:w="83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CDA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2024</w:t>
            </w:r>
          </w:p>
        </w:tc>
        <w:tc>
          <w:tcPr>
            <w:tcW w:w="99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4AD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971.82</w:t>
            </w:r>
          </w:p>
        </w:tc>
        <w:tc>
          <w:tcPr>
            <w:tcW w:w="107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428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1244.1</w:t>
            </w:r>
          </w:p>
        </w:tc>
        <w:tc>
          <w:tcPr>
            <w:tcW w:w="154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C52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2215.92</w:t>
            </w:r>
          </w:p>
        </w:tc>
      </w:tr>
    </w:tbl>
    <w:p w14:paraId="307E4333">
      <w:pPr>
        <w:widowControl/>
        <w:snapToGrid w:val="0"/>
        <w:spacing w:line="360" w:lineRule="auto"/>
        <w:jc w:val="left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</w:p>
    <w:p w14:paraId="07352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Lines="0" w:line="360" w:lineRule="auto"/>
        <w:ind w:firstLine="643" w:firstLineChars="200"/>
        <w:jc w:val="left"/>
        <w:textAlignment w:val="auto"/>
        <w:rPr>
          <w:rFonts w:hint="default" w:ascii="Times New Roman" w:hAnsi="Times New Roman" w:eastAsia="黑体" w:cs="Times New Roman"/>
          <w:b/>
          <w:kern w:val="0"/>
          <w:sz w:val="32"/>
          <w:szCs w:val="32"/>
          <w:highlight w:val="none"/>
        </w:rPr>
      </w:pPr>
      <w:r>
        <w:rPr>
          <w:rFonts w:hint="default" w:ascii="Times New Roman" w:hAnsi="Times New Roman" w:eastAsia="黑体" w:cs="Times New Roman"/>
          <w:b/>
          <w:kern w:val="0"/>
          <w:sz w:val="32"/>
          <w:szCs w:val="32"/>
          <w:highlight w:val="none"/>
          <w:lang w:val="en-US" w:eastAsia="zh-CN"/>
        </w:rPr>
        <w:t>六</w:t>
      </w:r>
      <w:r>
        <w:rPr>
          <w:rFonts w:hint="default" w:ascii="Times New Roman" w:hAnsi="Times New Roman" w:eastAsia="黑体" w:cs="Times New Roman"/>
          <w:b/>
          <w:kern w:val="0"/>
          <w:sz w:val="32"/>
          <w:szCs w:val="32"/>
          <w:highlight w:val="none"/>
        </w:rPr>
        <w:t>、</w:t>
      </w:r>
      <w:r>
        <w:rPr>
          <w:rFonts w:hint="default" w:ascii="Times New Roman" w:hAnsi="Times New Roman" w:eastAsia="黑体" w:cs="Times New Roman"/>
          <w:b/>
          <w:kern w:val="0"/>
          <w:sz w:val="32"/>
          <w:szCs w:val="32"/>
          <w:highlight w:val="none"/>
          <w:lang w:val="en-US" w:eastAsia="zh-CN"/>
        </w:rPr>
        <w:t>采购</w:t>
      </w:r>
      <w:r>
        <w:rPr>
          <w:rFonts w:hint="default" w:ascii="Times New Roman" w:hAnsi="Times New Roman" w:eastAsia="黑体" w:cs="Times New Roman"/>
          <w:b/>
          <w:kern w:val="0"/>
          <w:sz w:val="32"/>
          <w:szCs w:val="32"/>
          <w:highlight w:val="none"/>
        </w:rPr>
        <w:t>要求及建议</w:t>
      </w:r>
    </w:p>
    <w:p w14:paraId="77F93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Lines="0" w:line="360" w:lineRule="auto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val="en-US" w:eastAsia="zh-CN"/>
        </w:rPr>
        <w:t>1.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 w:bidi="zh-CN"/>
        </w:rPr>
        <w:t>本项目拟采用“框架协议+订单”方式，根据业务发展实际需求按需申请下单，建议合同有效期为自正式签订之日起至2026年底，或项目份额耗尽为止。</w:t>
      </w:r>
    </w:p>
    <w:p w14:paraId="051DC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Lines="0" w:line="360" w:lineRule="auto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val="en-US" w:eastAsia="zh-CN"/>
        </w:rPr>
        <w:t>2.本项目属于产品及服务类项目，按照国家招投标法规及公司采购管理制度，不属于强制招标的范畴。依据《关于在线中心2025-2026年智算资源需求和选址的请示》（中心总办纪〔2025〕28号）决议开展采购工作，建议本项目采用邀请竞争性谈判的采购方式，邀请中国移动通信集团广东有限公司、中国移动通信集团浙江有限公司、中国移动通信集团江苏有限公司、中国移动通信集团河南有限公司、中国移动通信集团内蒙古有限公司进行谈判。</w:t>
      </w:r>
    </w:p>
    <w:p w14:paraId="733BD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Lines="0" w:line="360" w:lineRule="auto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val="en-US" w:eastAsia="zh-CN"/>
        </w:rPr>
        <w:t>3.根据价格优先原则，建议中选5家供应商，分别承担24%、22%、20%、18%和16%的份额。如应答供应商仅有4名，建议中选4家供应商，分别承担28%、26%、24%和22%的份额；如应答供应商仅有3名，建议中选3家供应商，分别承担40%、32%和28%的份额；如应答供应商仅有2名，建议分别承担本项目55%和45%的份额；如应答供应商仅有1名，</w:t>
      </w:r>
      <w:r>
        <w:rPr>
          <w:rFonts w:hint="eastAsia" w:eastAsia="仿宋_GB2312" w:cs="Times New Roman"/>
          <w:kern w:val="0"/>
          <w:sz w:val="32"/>
          <w:szCs w:val="32"/>
          <w:highlight w:val="none"/>
          <w:lang w:val="en-US" w:eastAsia="zh-CN"/>
        </w:rPr>
        <w:t>则采购失败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val="en-US" w:eastAsia="zh-CN"/>
        </w:rPr>
        <w:t>。</w:t>
      </w:r>
    </w:p>
    <w:p w14:paraId="6C6C49DD">
      <w:pPr>
        <w:pStyle w:val="2"/>
        <w:rPr>
          <w:rFonts w:hint="default"/>
          <w:lang w:val="en-US" w:eastAsia="zh-CN"/>
        </w:rPr>
      </w:pPr>
    </w:p>
    <w:p w14:paraId="3F59CBBA">
      <w:pPr>
        <w:pStyle w:val="13"/>
        <w:tabs>
          <w:tab w:val="left" w:pos="851"/>
        </w:tabs>
        <w:snapToGrid/>
        <w:spacing w:line="560" w:lineRule="exact"/>
        <w:ind w:left="0" w:leftChars="0" w:firstLine="0" w:firstLineChars="0"/>
        <w:rPr>
          <w:rFonts w:hint="default" w:ascii="Times New Roman" w:hAnsi="Times New Roman" w:eastAsia="仿宋_GB2312" w:cs="Times New Roman"/>
          <w:b w:val="0"/>
          <w:i w:val="0"/>
          <w:color w:val="auto"/>
          <w:kern w:val="0"/>
          <w:sz w:val="32"/>
          <w:szCs w:val="32"/>
          <w:highlight w:val="none"/>
          <w:lang w:val="en-US" w:eastAsia="zh-CN" w:bidi="zh-CN"/>
        </w:rPr>
      </w:pPr>
      <w:r>
        <w:rPr>
          <w:rFonts w:hint="eastAsia" w:ascii="Times New Roman" w:hAnsi="Times New Roman" w:eastAsia="仿宋_GB2312" w:cs="Times New Roman"/>
          <w:b w:val="0"/>
          <w:i w:val="0"/>
          <w:color w:val="auto"/>
          <w:kern w:val="0"/>
          <w:sz w:val="32"/>
          <w:szCs w:val="32"/>
          <w:highlight w:val="none"/>
          <w:lang w:val="en-US" w:eastAsia="zh-CN" w:bidi="zh-CN"/>
        </w:rPr>
        <w:t xml:space="preserve">    </w:t>
      </w:r>
    </w:p>
    <w:p w14:paraId="07DBB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Lines="0" w:line="360" w:lineRule="auto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</w:pP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val="en-US" w:eastAsia="zh-CN"/>
        </w:rPr>
        <w:t>以上请示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</w:rPr>
        <w:t>妥否，请批示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highlight w:val="none"/>
          <w:lang w:eastAsia="zh-CN"/>
        </w:rPr>
        <w:t>！</w:t>
      </w:r>
    </w:p>
    <w:sectPr>
      <w:foot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20603050405020304"/>
    <w:charset w:val="01"/>
    <w:family w:val="auto"/>
    <w:pitch w:val="default"/>
    <w:sig w:usb0="00000000" w:usb1="00000000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MathJax_Vector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MathJax_Vector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alibri Light">
    <w:altName w:val="DejaVu Sans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altName w:val="华文仿宋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558E70">
    <w:pPr>
      <w:pStyle w:val="4"/>
      <w:jc w:val="center"/>
    </w:pPr>
    <w:r>
      <w:rPr>
        <w:rFonts w:hint="eastAsia"/>
        <w:lang w:eastAsia="zh-CN"/>
      </w:rPr>
      <w:t>第</w:t>
    </w:r>
    <w:r>
      <w:rPr>
        <w:lang w:val="zh-CN"/>
      </w:rPr>
      <w:t xml:space="preserve"> </w:t>
    </w:r>
    <w:r>
      <w:rPr>
        <w:b/>
      </w:rPr>
      <w:fldChar w:fldCharType="begin"/>
    </w:r>
    <w:r>
      <w:rPr>
        <w:b/>
      </w:rPr>
      <w:instrText xml:space="preserve">PAGE</w:instrText>
    </w:r>
    <w:r>
      <w:rPr>
        <w:b/>
      </w:rPr>
      <w:fldChar w:fldCharType="separate"/>
    </w:r>
    <w:r>
      <w:rPr>
        <w:b/>
      </w:rPr>
      <w:t>3</w:t>
    </w:r>
    <w:r>
      <w:rPr>
        <w:b/>
      </w:rPr>
      <w:fldChar w:fldCharType="end"/>
    </w:r>
    <w:r>
      <w:rPr>
        <w:rFonts w:hint="eastAsia"/>
        <w:b/>
        <w:lang w:eastAsia="zh-CN"/>
      </w:rPr>
      <w:t>页</w:t>
    </w:r>
    <w:r>
      <w:rPr>
        <w:lang w:val="zh-CN"/>
      </w:rPr>
      <w:t xml:space="preserve"> /</w:t>
    </w:r>
    <w:r>
      <w:rPr>
        <w:rFonts w:hint="eastAsia"/>
        <w:lang w:val="zh-CN" w:eastAsia="zh-CN"/>
      </w:rPr>
      <w:t>共</w:t>
    </w:r>
    <w:r>
      <w:rPr>
        <w:lang w:val="zh-CN"/>
      </w:rPr>
      <w:t xml:space="preserve"> </w:t>
    </w:r>
    <w:r>
      <w:rPr>
        <w:b/>
      </w:rPr>
      <w:fldChar w:fldCharType="begin"/>
    </w:r>
    <w:r>
      <w:rPr>
        <w:b/>
      </w:rPr>
      <w:instrText xml:space="preserve">NUMPAGES</w:instrText>
    </w:r>
    <w:r>
      <w:rPr>
        <w:b/>
      </w:rPr>
      <w:fldChar w:fldCharType="separate"/>
    </w:r>
    <w:r>
      <w:rPr>
        <w:b/>
      </w:rPr>
      <w:t>3</w:t>
    </w:r>
    <w:r>
      <w:rPr>
        <w:b/>
      </w:rPr>
      <w:fldChar w:fldCharType="end"/>
    </w:r>
    <w:r>
      <w:rPr>
        <w:rFonts w:hint="eastAsia"/>
        <w:b/>
        <w:lang w:eastAsia="zh-CN"/>
      </w:rPr>
      <w:t>页</w:t>
    </w:r>
  </w:p>
  <w:p w14:paraId="033B3880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65D260"/>
    <w:multiLevelType w:val="singleLevel"/>
    <w:tmpl w:val="4165D260"/>
    <w:lvl w:ilvl="0" w:tentative="0">
      <w:start w:val="1"/>
      <w:numFmt w:val="chineseCounting"/>
      <w:suff w:val="nothing"/>
      <w:lvlText w:val="（%1）"/>
      <w:lvlJc w:val="left"/>
      <w:pPr>
        <w:ind w:left="-90" w:firstLine="420"/>
      </w:pPr>
      <w:rPr>
        <w:rFonts w:hint="eastAsia" w:ascii="楷体" w:hAnsi="楷体" w:eastAsia="楷体" w:cs="楷体"/>
        <w:b/>
        <w:bCs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邹金柱">
    <w15:presenceInfo w15:providerId="WPS Office" w15:userId="404157630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F732D"/>
    <w:rsid w:val="02913312"/>
    <w:rsid w:val="030C6B11"/>
    <w:rsid w:val="03DC0157"/>
    <w:rsid w:val="075E1206"/>
    <w:rsid w:val="0E9E453F"/>
    <w:rsid w:val="1DB9A687"/>
    <w:rsid w:val="1E592F5A"/>
    <w:rsid w:val="21F7749F"/>
    <w:rsid w:val="24F91957"/>
    <w:rsid w:val="2B7F97E5"/>
    <w:rsid w:val="31917B00"/>
    <w:rsid w:val="34F37B0A"/>
    <w:rsid w:val="35F72286"/>
    <w:rsid w:val="3D4F5336"/>
    <w:rsid w:val="3ECFF777"/>
    <w:rsid w:val="3FFD51E9"/>
    <w:rsid w:val="3FFF0798"/>
    <w:rsid w:val="4A32679B"/>
    <w:rsid w:val="4E7FCD45"/>
    <w:rsid w:val="566F1A34"/>
    <w:rsid w:val="57C73F61"/>
    <w:rsid w:val="59EE986B"/>
    <w:rsid w:val="5BFEFAD6"/>
    <w:rsid w:val="5DB77688"/>
    <w:rsid w:val="5FE91AE7"/>
    <w:rsid w:val="6189384D"/>
    <w:rsid w:val="63FEB6DE"/>
    <w:rsid w:val="6500600D"/>
    <w:rsid w:val="69406C50"/>
    <w:rsid w:val="6DBD6589"/>
    <w:rsid w:val="6DC94FAD"/>
    <w:rsid w:val="6DCB3F8C"/>
    <w:rsid w:val="6FFC03C6"/>
    <w:rsid w:val="770F36A7"/>
    <w:rsid w:val="775FB309"/>
    <w:rsid w:val="776CBEDC"/>
    <w:rsid w:val="77EEA567"/>
    <w:rsid w:val="7B3791DD"/>
    <w:rsid w:val="7BEF1897"/>
    <w:rsid w:val="7BFEDAD4"/>
    <w:rsid w:val="7EA68995"/>
    <w:rsid w:val="7ECF0F54"/>
    <w:rsid w:val="7EF706F7"/>
    <w:rsid w:val="7FBBEFC0"/>
    <w:rsid w:val="7FEF3B5E"/>
    <w:rsid w:val="97DA9FA8"/>
    <w:rsid w:val="9E3EF763"/>
    <w:rsid w:val="A07E8AF7"/>
    <w:rsid w:val="AE3F20EC"/>
    <w:rsid w:val="B8EF56A2"/>
    <w:rsid w:val="C7CBDE80"/>
    <w:rsid w:val="C9FEA8EB"/>
    <w:rsid w:val="D77F221D"/>
    <w:rsid w:val="DF7A5774"/>
    <w:rsid w:val="DFDEDE95"/>
    <w:rsid w:val="DFE863CD"/>
    <w:rsid w:val="E7F5F0B8"/>
    <w:rsid w:val="EF4B7F96"/>
    <w:rsid w:val="EF9EE848"/>
    <w:rsid w:val="F53E6147"/>
    <w:rsid w:val="F75B644F"/>
    <w:rsid w:val="F7E34AEC"/>
    <w:rsid w:val="FAECF661"/>
    <w:rsid w:val="FBCBCF6E"/>
    <w:rsid w:val="FBD10482"/>
    <w:rsid w:val="FBED0E44"/>
    <w:rsid w:val="FBFFE767"/>
    <w:rsid w:val="FCB98586"/>
    <w:rsid w:val="FE3576B6"/>
    <w:rsid w:val="FF7FA1D6"/>
    <w:rsid w:val="FFFDB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</w:rPr>
  </w:style>
  <w:style w:type="table" w:styleId="7">
    <w:name w:val="Table Grid"/>
    <w:basedOn w:val="6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character" w:styleId="10">
    <w:name w:val="annotation reference"/>
    <w:qFormat/>
    <w:uiPriority w:val="0"/>
    <w:rPr>
      <w:sz w:val="21"/>
      <w:szCs w:val="21"/>
    </w:rPr>
  </w:style>
  <w:style w:type="paragraph" w:customStyle="1" w:styleId="11">
    <w:name w:val="首行缩进"/>
    <w:basedOn w:val="1"/>
    <w:qFormat/>
    <w:uiPriority w:val="0"/>
    <w:pPr>
      <w:spacing w:line="360" w:lineRule="auto"/>
      <w:ind w:firstLine="480" w:firstLineChars="200"/>
    </w:pPr>
    <w:rPr>
      <w:szCs w:val="22"/>
      <w:lang w:val="zh-CN"/>
    </w:rPr>
  </w:style>
  <w:style w:type="paragraph" w:customStyle="1" w:styleId="12">
    <w:name w:val="[正文行首缩进]"/>
    <w:qFormat/>
    <w:uiPriority w:val="0"/>
    <w:pPr>
      <w:widowControl w:val="0"/>
      <w:spacing w:after="160" w:afterLines="50" w:line="360" w:lineRule="auto"/>
      <w:ind w:firstLine="480" w:firstLineChars="200"/>
      <w:jc w:val="both"/>
    </w:pPr>
    <w:rPr>
      <w:rFonts w:ascii="Times New Roman" w:hAnsi="Times New Roman" w:eastAsia="宋体" w:cs="Times New Roman"/>
      <w:bCs/>
      <w:color w:val="000000"/>
      <w:kern w:val="2"/>
      <w:sz w:val="24"/>
      <w:szCs w:val="24"/>
      <w:lang w:val="en-US" w:eastAsia="zh-CN" w:bidi="ar-SA"/>
    </w:rPr>
  </w:style>
  <w:style w:type="paragraph" w:customStyle="1" w:styleId="13">
    <w:name w:val="列表段落1"/>
    <w:basedOn w:val="1"/>
    <w:qFormat/>
    <w:uiPriority w:val="34"/>
    <w:pPr>
      <w:ind w:firstLine="420" w:firstLineChars="200"/>
    </w:pPr>
    <w:rPr>
      <w:sz w:val="21"/>
      <w:szCs w:val="22"/>
    </w:rPr>
  </w:style>
  <w:style w:type="character" w:customStyle="1" w:styleId="14">
    <w:name w:val="font31"/>
    <w:basedOn w:val="8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5">
    <w:name w:val="font61"/>
    <w:basedOn w:val="8"/>
    <w:qFormat/>
    <w:uiPriority w:val="0"/>
    <w:rPr>
      <w:rFonts w:hint="default" w:ascii="Times New Roman" w:hAnsi="Times New Roman" w:cs="Times New Roman"/>
      <w:b/>
      <w:bCs/>
      <w:color w:val="000000"/>
      <w:sz w:val="24"/>
      <w:szCs w:val="24"/>
      <w:u w:val="none"/>
    </w:rPr>
  </w:style>
  <w:style w:type="character" w:customStyle="1" w:styleId="16">
    <w:name w:val="font41"/>
    <w:basedOn w:val="8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17">
    <w:name w:val="font51"/>
    <w:basedOn w:val="8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8">
    <w:name w:val="font21"/>
    <w:basedOn w:val="8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9">
    <w:name w:val="font01"/>
    <w:basedOn w:val="8"/>
    <w:qFormat/>
    <w:uiPriority w:val="0"/>
    <w:rPr>
      <w:rFonts w:hint="eastAsia" w:ascii="仿宋_GB2312" w:eastAsia="仿宋_GB2312" w:cs="仿宋_GB2312"/>
      <w:color w:val="000000"/>
      <w:sz w:val="22"/>
      <w:szCs w:val="22"/>
      <w:u w:val="none"/>
    </w:rPr>
  </w:style>
  <w:style w:type="character" w:customStyle="1" w:styleId="20">
    <w:name w:val="font11"/>
    <w:basedOn w:val="8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Office_12.8.2.21176_F1E327BC-269C-435d-A152-05C5408002CA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2021-08-31T21:49:00Z</dcterms:created>
  <dc:creator>Lenovo</dc:creator>
  <cp:lastModifiedBy>邹金柱</cp:lastModifiedBy>
  <dcterms:modified xsi:type="dcterms:W3CDTF">2025-10-27T14:28:48Z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2052-12.8.2.21176</vt:lpwstr>
  </property>
  <property fmtid="{D5CDD505-2E9C-101B-9397-08002B2CF9AE}" pid="3" name="ICV">
    <vt:lpwstr>F8E763200D1EFEB3CC0AFF68DCB4C8DA_43</vt:lpwstr>
  </property>
</Properties>
</file>